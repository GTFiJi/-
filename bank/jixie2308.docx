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006C9E">
      <w:pPr>
        <w:pBdr>
          <w:bottom w:val="single" w:color="auto" w:sz="6" w:space="1"/>
        </w:pBdr>
        <w:spacing w:after="312" w:afterLines="100" w:line="360" w:lineRule="auto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1北京</w:t>
      </w:r>
      <w:r>
        <w:rPr>
          <w:b/>
          <w:sz w:val="36"/>
          <w:szCs w:val="36"/>
        </w:rPr>
        <w:t>科技大学实验报告</w:t>
      </w:r>
    </w:p>
    <w:p w14:paraId="6DC93924">
      <w:pPr>
        <w:pBdr>
          <w:bottom w:val="single" w:color="auto" w:sz="6" w:space="1"/>
        </w:pBdr>
        <w:spacing w:line="360" w:lineRule="auto"/>
        <w:rPr>
          <w:szCs w:val="28"/>
        </w:rPr>
      </w:pPr>
      <w:r>
        <w:rPr>
          <w:rFonts w:hint="eastAsia"/>
          <w:szCs w:val="28"/>
        </w:rPr>
        <w:t xml:space="preserve">学院：机械工程学院              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专业：机械系             </w:t>
      </w:r>
      <w:r>
        <w:rPr>
          <w:szCs w:val="28"/>
        </w:rPr>
        <w:t xml:space="preserve">   </w:t>
      </w:r>
      <w:r>
        <w:rPr>
          <w:rFonts w:hint="eastAsia"/>
          <w:szCs w:val="28"/>
        </w:rPr>
        <w:t>班级：机械2</w:t>
      </w:r>
      <w:r>
        <w:rPr>
          <w:szCs w:val="28"/>
        </w:rPr>
        <w:t>308</w:t>
      </w:r>
      <w:r>
        <w:rPr>
          <w:rFonts w:hint="eastAsia"/>
          <w:szCs w:val="28"/>
        </w:rPr>
        <w:t xml:space="preserve">                   </w:t>
      </w:r>
    </w:p>
    <w:p w14:paraId="23EDF2CB">
      <w:pPr>
        <w:pBdr>
          <w:bottom w:val="single" w:color="auto" w:sz="4" w:space="1"/>
        </w:pBdr>
        <w:spacing w:before="312" w:beforeLines="100" w:after="312" w:afterLines="100" w:line="360" w:lineRule="auto"/>
        <w:rPr>
          <w:b/>
          <w:sz w:val="24"/>
          <w:szCs w:val="28"/>
        </w:rPr>
      </w:pPr>
      <w:r>
        <w:rPr>
          <w:rFonts w:hint="eastAsia"/>
          <w:szCs w:val="28"/>
        </w:rPr>
        <w:t>姓名：</w:t>
      </w:r>
      <w:bookmarkStart w:id="0" w:name="_GoBack"/>
      <w:bookmarkEnd w:id="0"/>
      <w:r>
        <w:rPr>
          <w:rFonts w:hint="eastAsia"/>
          <w:szCs w:val="28"/>
        </w:rPr>
        <w:t xml:space="preserve">  </w:t>
      </w:r>
      <w:r>
        <w:rPr>
          <w:szCs w:val="28"/>
        </w:rPr>
        <w:t xml:space="preserve">   </w:t>
      </w:r>
      <w:r>
        <w:rPr>
          <w:rFonts w:hint="eastAsia"/>
          <w:szCs w:val="28"/>
        </w:rPr>
        <w:t xml:space="preserve"> </w:t>
      </w:r>
      <w:r>
        <w:rPr>
          <w:szCs w:val="28"/>
        </w:rPr>
        <w:t xml:space="preserve">    </w:t>
      </w:r>
      <w:r>
        <w:rPr>
          <w:rFonts w:hint="eastAsia"/>
          <w:szCs w:val="28"/>
        </w:rPr>
        <w:t xml:space="preserve">学号：  </w:t>
      </w:r>
      <w:r>
        <w:rPr>
          <w:szCs w:val="28"/>
        </w:rPr>
        <w:t xml:space="preserve">   </w:t>
      </w:r>
      <w:r>
        <w:rPr>
          <w:rFonts w:hint="eastAsia"/>
          <w:szCs w:val="28"/>
        </w:rPr>
        <w:t xml:space="preserve">实验日期：  </w:t>
      </w:r>
      <w:r>
        <w:rPr>
          <w:szCs w:val="28"/>
        </w:rPr>
        <w:t>2024年</w:t>
      </w:r>
      <w:r>
        <w:rPr>
          <w:rFonts w:hint="eastAsia"/>
          <w:szCs w:val="28"/>
        </w:rPr>
        <w:t xml:space="preserve"> 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 </w:t>
      </w:r>
      <w:r>
        <w:rPr>
          <w:szCs w:val="28"/>
        </w:rPr>
        <w:t>6</w:t>
      </w:r>
      <w:r>
        <w:rPr>
          <w:rFonts w:hint="eastAsia"/>
          <w:szCs w:val="28"/>
        </w:rPr>
        <w:t xml:space="preserve">月   </w:t>
      </w:r>
      <w:r>
        <w:rPr>
          <w:szCs w:val="28"/>
        </w:rPr>
        <w:t>4</w:t>
      </w:r>
      <w:r>
        <w:rPr>
          <w:rFonts w:hint="eastAsia"/>
          <w:szCs w:val="28"/>
        </w:rPr>
        <w:t xml:space="preserve">日  </w:t>
      </w:r>
    </w:p>
    <w:p w14:paraId="23CDA48B">
      <w:pPr>
        <w:spacing w:before="312" w:beforeLines="100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实验名称：</w:t>
      </w:r>
      <w:ins w:id="0" w:author="Windows 用户" w:date="2018-04-10T14:35:00Z">
        <w:r>
          <w:rPr>
            <w:rFonts w:hint="eastAsia"/>
            <w:b/>
            <w:sz w:val="24"/>
            <w:szCs w:val="28"/>
          </w:rPr>
          <w:t>个人银行账户管理系统</w:t>
        </w:r>
      </w:ins>
      <w:r>
        <w:rPr>
          <w:rFonts w:hint="eastAsia"/>
          <w:b/>
          <w:sz w:val="24"/>
          <w:szCs w:val="28"/>
        </w:rPr>
        <w:t>的改进</w:t>
      </w:r>
    </w:p>
    <w:p w14:paraId="63C5839F">
      <w:pPr>
        <w:spacing w:line="360" w:lineRule="auto"/>
        <w:rPr>
          <w:b/>
          <w:sz w:val="24"/>
          <w:szCs w:val="28"/>
        </w:rPr>
      </w:pPr>
    </w:p>
    <w:p w14:paraId="7C1DF3F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实验目的：</w:t>
      </w:r>
    </w:p>
    <w:p w14:paraId="3EC9DBAF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完善银行账户系统，并实现以下功能：</w:t>
      </w:r>
    </w:p>
    <w:p w14:paraId="4D6242B1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(简述你的系统新增了哪些“银行1-6”没有的功能，每个功能用1句话简述)</w:t>
      </w:r>
    </w:p>
    <w:p w14:paraId="6FED1507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1. 增加了日期构造异常处理机制</w:t>
      </w:r>
    </w:p>
    <w:p w14:paraId="3804B796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2. 增加了账户错误的相关异常处理</w:t>
      </w:r>
    </w:p>
    <w:p w14:paraId="27BE7553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3. 增加了图形界面，登录与操作界面。</w:t>
      </w:r>
    </w:p>
    <w:p w14:paraId="31AB83BE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4. 图形界面有当月还款的提示和收入支出统计</w:t>
      </w:r>
    </w:p>
    <w:p w14:paraId="583CE9DE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5. 可以查询某个月按照时间排序的账户查询信息</w:t>
      </w:r>
    </w:p>
    <w:p w14:paraId="695B7D0D">
      <w:pPr>
        <w:spacing w:line="360" w:lineRule="auto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6</w:t>
      </w:r>
      <w:r>
        <w:rPr>
          <w:sz w:val="24"/>
          <w:szCs w:val="28"/>
        </w:rPr>
        <w:t>.</w:t>
      </w:r>
      <w:r>
        <w:rPr>
          <w:rFonts w:hint="eastAsia"/>
        </w:rPr>
        <w:t xml:space="preserve"> </w:t>
      </w:r>
      <w:r>
        <w:rPr>
          <w:rFonts w:hint="eastAsia"/>
          <w:sz w:val="24"/>
          <w:szCs w:val="28"/>
        </w:rPr>
        <w:t>可以查询某个月按照交易金额从大到小排序的账户查询信息</w:t>
      </w:r>
    </w:p>
    <w:p w14:paraId="38CCD8DC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实验仪器：</w:t>
      </w:r>
    </w:p>
    <w:p w14:paraId="40B8A4E6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计算机：</w:t>
      </w:r>
      <w:r>
        <w:rPr>
          <w:sz w:val="24"/>
          <w:szCs w:val="28"/>
        </w:rPr>
        <w:t>MECHREVO系列微机</w:t>
      </w:r>
    </w:p>
    <w:p w14:paraId="197CF7DF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CPU：12th Gen Intel(R) Core(TM) i9-12900HX，2300 Mhz，16 个内核，24 个逻辑处理器</w:t>
      </w:r>
    </w:p>
    <w:p w14:paraId="1A98A6FD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内存：</w:t>
      </w:r>
      <w:r>
        <w:rPr>
          <w:sz w:val="24"/>
          <w:szCs w:val="28"/>
        </w:rPr>
        <w:t>32GB</w:t>
      </w:r>
    </w:p>
    <w:p w14:paraId="6CC456BE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硬盘：</w:t>
      </w:r>
      <w:r>
        <w:rPr>
          <w:sz w:val="24"/>
          <w:szCs w:val="28"/>
        </w:rPr>
        <w:t>1T</w:t>
      </w:r>
      <w:r>
        <w:rPr>
          <w:rFonts w:hint="eastAsia"/>
          <w:sz w:val="24"/>
          <w:szCs w:val="28"/>
        </w:rPr>
        <w:t>B</w:t>
      </w:r>
    </w:p>
    <w:p w14:paraId="76849BD7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显卡：</w:t>
      </w:r>
      <w:r>
        <w:rPr>
          <w:sz w:val="24"/>
          <w:szCs w:val="28"/>
        </w:rPr>
        <w:t>NVIDIA GeForce RTX 4060 Laptop GPU</w:t>
      </w:r>
    </w:p>
    <w:p w14:paraId="7EC8D5F2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操作系统：Windows 11 家庭中文版</w:t>
      </w:r>
    </w:p>
    <w:p w14:paraId="0E93A3D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编译器：_MSC_VER 1939</w:t>
      </w:r>
    </w:p>
    <w:p w14:paraId="7B1DD814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集成开发环境：</w:t>
      </w:r>
      <w:r>
        <w:rPr>
          <w:sz w:val="24"/>
          <w:szCs w:val="28"/>
        </w:rPr>
        <w:t>Microsoft Visual C++ 2022 17.9.4</w:t>
      </w:r>
    </w:p>
    <w:p w14:paraId="72699663">
      <w:pPr>
        <w:widowControl/>
        <w:pBdr>
          <w:bottom w:val="single" w:color="auto" w:sz="4" w:space="0"/>
        </w:pBdr>
        <w:jc w:val="left"/>
        <w:rPr>
          <w:b/>
          <w:sz w:val="24"/>
          <w:szCs w:val="28"/>
        </w:rPr>
      </w:pPr>
    </w:p>
    <w:p w14:paraId="0B8B8BB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实验内容与步骤：</w:t>
      </w:r>
    </w:p>
    <w:p w14:paraId="7CE233C3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C69323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【功能1：</w:t>
      </w:r>
      <w:r>
        <w:rPr>
          <w:rFonts w:hint="eastAsia"/>
          <w:szCs w:val="28"/>
        </w:rPr>
        <w:t>增加了日期构造异常处理机制</w:t>
      </w:r>
      <w:r>
        <w:rPr>
          <w:rFonts w:hint="eastAsia" w:ascii="Times New Roman" w:hAnsi="Times New Roman" w:cs="Times New Roman"/>
        </w:rPr>
        <w:t>】</w:t>
      </w:r>
    </w:p>
    <w:p w14:paraId="1ED47054">
      <w:pPr>
        <w:pStyle w:val="12"/>
        <w:numPr>
          <w:ilvl w:val="0"/>
          <w:numId w:val="1"/>
        </w:numPr>
        <w:pBdr>
          <w:bottom w:val="single" w:color="auto" w:sz="4" w:space="0"/>
        </w:pBd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设计：定义了一个Date</w:t>
      </w:r>
      <w:r>
        <w:rPr>
          <w:rFonts w:ascii="Times New Roman" w:hAnsi="Times New Roman" w:cs="Times New Roman"/>
          <w:sz w:val="24"/>
          <w:szCs w:val="24"/>
        </w:rPr>
        <w:t>Exception</w:t>
      </w:r>
      <w:r>
        <w:rPr>
          <w:rFonts w:hint="eastAsia" w:ascii="Times New Roman" w:hAnsi="Times New Roman" w:cs="Times New Roman"/>
          <w:sz w:val="24"/>
          <w:szCs w:val="24"/>
        </w:rPr>
        <w:t>用来处理日期的异常，当输入的日期不合法时，throw这个异常。</w:t>
      </w:r>
    </w:p>
    <w:p w14:paraId="7430A884">
      <w:pPr>
        <w:pStyle w:val="12"/>
        <w:numPr>
          <w:ilvl w:val="0"/>
          <w:numId w:val="1"/>
        </w:numPr>
        <w:pBdr>
          <w:bottom w:val="single" w:color="auto" w:sz="4" w:space="0"/>
        </w:pBd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实现</w:t>
      </w:r>
    </w:p>
    <w:p w14:paraId="10FE0CFC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class DateException : public exception {</w:t>
      </w:r>
    </w:p>
    <w:p w14:paraId="22AE4F74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public:</w:t>
      </w:r>
    </w:p>
    <w:p w14:paraId="7ED77C24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const char *what() const noexcept override{</w:t>
      </w:r>
    </w:p>
    <w:p w14:paraId="7205661C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        return "日期错误，请重新输入";</w:t>
      </w:r>
    </w:p>
    <w:p w14:paraId="1FDF67B7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307B93F5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};</w:t>
      </w:r>
    </w:p>
    <w:p w14:paraId="7D4E87CD">
      <w:pPr>
        <w:pBdr>
          <w:bottom w:val="single" w:color="auto" w:sz="4" w:space="1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>在date</w:t>
      </w:r>
      <w:r>
        <w:rPr>
          <w:rFonts w:ascii="Times New Roman" w:hAnsi="Times New Roman" w:cs="Times New Roman"/>
          <w:b/>
          <w:bCs/>
          <w:sz w:val="24"/>
          <w:szCs w:val="24"/>
        </w:rPr>
        <w:t>.cpp中调用</w:t>
      </w:r>
    </w:p>
    <w:p w14:paraId="4805EF8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>//日期构造或者输入错误</w:t>
      </w:r>
    </w:p>
    <w:p w14:paraId="4EC5B09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Date::Date(int year,int month,int day):year(year),month(month),day(day){</w:t>
      </w:r>
    </w:p>
    <w:p w14:paraId="0617DAD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if (  day&lt;=0 || day &gt; getMaxDay()</w:t>
      </w:r>
    </w:p>
    <w:p w14:paraId="4B56DC8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|| month&lt;=0 || month&gt;12)</w:t>
      </w:r>
    </w:p>
    <w:p w14:paraId="1F5BB1C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{</w:t>
      </w:r>
    </w:p>
    <w:p w14:paraId="2853D5C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throw DateException();</w:t>
      </w:r>
    </w:p>
    <w:p w14:paraId="6D110C2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17845A1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};</w:t>
      </w:r>
    </w:p>
    <w:p w14:paraId="6882FB71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利用qt内置的日期</w:t>
      </w:r>
    </w:p>
    <w:p w14:paraId="257ED661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MainWindow::on_pushButton_querymoney_clicked()</w:t>
      </w:r>
    </w:p>
    <w:p w14:paraId="1E317B63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3A6DBD12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querytype=1;</w:t>
      </w:r>
    </w:p>
    <w:p w14:paraId="1AC080D1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time1 = Date(ui-&gt;dateEdit1-&gt;date().year(), ui-&gt;dateEdit1-&gt;date().month(), ui-&gt;dateEdit1-&gt;date().day());</w:t>
      </w:r>
    </w:p>
    <w:p w14:paraId="334721F3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time2 = Date(ui-&gt;dateEdit2-&gt;date().year(), ui-&gt;dateEdit2-&gt;date().month(), ui-&gt;dateEdit2-&gt;date().day());</w:t>
      </w:r>
    </w:p>
    <w:p w14:paraId="4C1E3ACF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MainWindow::process('q');</w:t>
      </w:r>
    </w:p>
    <w:p w14:paraId="22BE9443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5A5F3C5A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E090D2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5400F6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MainWindow::on_pushButton_querytime_clicked()</w:t>
      </w:r>
    </w:p>
    <w:p w14:paraId="19543A98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6863A5E1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querytype=0;</w:t>
      </w:r>
    </w:p>
    <w:p w14:paraId="210BDF7B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time1 = Date(ui-&gt;dateEdit1-&gt;date().year(), ui-&gt;dateEdit1-&gt;date().month(), ui-&gt;dateEdit1-&gt;date().day());</w:t>
      </w:r>
    </w:p>
    <w:p w14:paraId="377C66DE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time2 = Date(ui-&gt;dateEdit2-&gt;date().year(), ui-&gt;dateEdit2-&gt;date().month(), ui-&gt;dateEdit2-&gt;date().day());</w:t>
      </w:r>
    </w:p>
    <w:p w14:paraId="0EFA34F7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MainWindow::process('q');</w:t>
      </w:r>
    </w:p>
    <w:p w14:paraId="194D7C30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4EA6EABD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hint="eastAsia" w:ascii="Times New Roman" w:hAnsi="Times New Roman" w:cs="Times New Roman"/>
          <w:sz w:val="24"/>
          <w:szCs w:val="24"/>
        </w:rPr>
        <w:t>测试</w:t>
      </w:r>
    </w:p>
    <w:p w14:paraId="3CC07F28">
      <w:pPr>
        <w:pBdr>
          <w:bottom w:val="single" w:color="auto" w:sz="4" w:space="0"/>
        </w:pBdr>
        <w:spacing w:line="360" w:lineRule="auto"/>
        <w:ind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（</w:t>
      </w:r>
      <w:r>
        <w:rPr>
          <w:rFonts w:hint="eastAsia"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）</w:t>
      </w:r>
      <w:r>
        <w:rPr>
          <w:rFonts w:hint="eastAsia" w:ascii="Times New Roman" w:hAnsi="Times New Roman" w:cs="Times New Roman"/>
          <w:sz w:val="24"/>
          <w:szCs w:val="24"/>
        </w:rPr>
        <w:t>测试用例1</w:t>
      </w:r>
      <w:r>
        <w:rPr>
          <w:rFonts w:ascii="Times New Roman" w:hAnsi="Times New Roman" w:cs="Times New Roman"/>
          <w:sz w:val="24"/>
          <w:szCs w:val="24"/>
        </w:rPr>
        <w:t xml:space="preserve">: 2008/12/30 2009/12/6 </w:t>
      </w:r>
      <w:r>
        <w:rPr>
          <w:rFonts w:hint="eastAsia" w:ascii="Times New Roman" w:hAnsi="Times New Roman" w:cs="Times New Roman"/>
          <w:sz w:val="24"/>
          <w:szCs w:val="24"/>
        </w:rPr>
        <w:t>（用户输入正确的时间，因为直接用的qt里面内置的时间调节，所以q查询功能date并不会有异常，输入已经有限制了故就放一个测试示例）</w:t>
      </w:r>
    </w:p>
    <w:p w14:paraId="79091E6E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运行截图如下：</w:t>
      </w:r>
      <w:r>
        <w:rPr>
          <w:rFonts w:ascii="Times New Roman" w:hAnsi="Times New Roman" w:cs="Times New Roman"/>
        </w:rPr>
        <w:t xml:space="preserve"> </w:t>
      </w:r>
    </w:p>
    <w:p w14:paraId="78AF2F67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fldChar w:fldCharType="begin"/>
      </w:r>
      <w:r>
        <w:instrText xml:space="preserve"> INCLUDEPICTURE "C:\\Users\\zzzzzzca\\Documents\\Tencent Files\\1796090500\\Image\\C2C\\[6)P{FNM4_P]PPPG_}10(Y9.png" \* MERGEFORMATINET </w:instrText>
      </w:r>
      <w:r>
        <w:fldChar w:fldCharType="separate"/>
      </w:r>
      <w:r>
        <w:pict>
          <v:shape id="_x0000_i1025" o:spt="75" type="#_x0000_t75" style="height:228pt;width:306.5pt;" filled="f" o:preferrelative="t" stroked="f" coordsize="21600,21600">
            <v:path/>
            <v:fill on="f" focussize="0,0"/>
            <v:stroke on="f" joinstyle="miter"/>
            <v:imagedata r:id="rId5" r:href="rId6" o:title=""/>
            <o:lock v:ext="edit" aspectratio="t"/>
            <w10:wrap type="none"/>
            <w10:anchorlock/>
          </v:shape>
        </w:pict>
      </w:r>
      <w:r>
        <w:fldChar w:fldCharType="end"/>
      </w:r>
    </w:p>
    <w:p w14:paraId="2B01C1AC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>分析：</w:t>
      </w:r>
      <w:r>
        <w:rPr>
          <w:rFonts w:hint="eastAsia" w:ascii="Times New Roman" w:hAnsi="Times New Roman" w:cs="Times New Roman"/>
          <w:sz w:val="24"/>
          <w:szCs w:val="24"/>
        </w:rPr>
        <w:t>用户其实只是需要调整左右两个date</w:t>
      </w:r>
      <w:r>
        <w:rPr>
          <w:rFonts w:ascii="Times New Roman" w:hAnsi="Times New Roman" w:cs="Times New Roman"/>
          <w:sz w:val="24"/>
          <w:szCs w:val="24"/>
        </w:rPr>
        <w:t>Edit内</w:t>
      </w:r>
      <w:r>
        <w:rPr>
          <w:rFonts w:hint="eastAsia" w:ascii="Times New Roman" w:hAnsi="Times New Roman" w:cs="Times New Roman"/>
          <w:sz w:val="24"/>
          <w:szCs w:val="24"/>
        </w:rPr>
        <w:t>的时间，因为直接用的qt里面内置的时间调节，所以q查询功能date并不会有异常，输入已经有限制了故就放一个测试示例</w:t>
      </w:r>
    </w:p>
    <w:p w14:paraId="531C96B3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【功能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：</w:t>
      </w:r>
      <w:r>
        <w:rPr>
          <w:rFonts w:hint="eastAsia"/>
          <w:szCs w:val="28"/>
        </w:rPr>
        <w:t>增加了账户错误的相关异常处理</w:t>
      </w:r>
      <w:r>
        <w:rPr>
          <w:rFonts w:hint="eastAsia" w:ascii="Times New Roman" w:hAnsi="Times New Roman" w:cs="Times New Roman"/>
        </w:rPr>
        <w:t>】</w:t>
      </w:r>
    </w:p>
    <w:p w14:paraId="4BEE3071">
      <w:pPr>
        <w:pStyle w:val="12"/>
        <w:numPr>
          <w:ilvl w:val="0"/>
          <w:numId w:val="2"/>
        </w:numPr>
        <w:pBdr>
          <w:bottom w:val="single" w:color="auto" w:sz="4" w:space="0"/>
        </w:pBd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设计</w:t>
      </w:r>
    </w:p>
    <w:p w14:paraId="65CA6444">
      <w:pPr>
        <w:pBdr>
          <w:bottom w:val="single" w:color="auto" w:sz="4" w:space="0"/>
        </w:pBdr>
        <w:spacing w:line="360" w:lineRule="auto"/>
        <w:rPr>
          <w:rFonts w:ascii="Cambria" w:hAnsi="Cambria" w:cs="Cambria"/>
        </w:rPr>
      </w:pPr>
      <w:r>
        <w:rPr>
          <w:rFonts w:hint="eastAsia" w:ascii="Times New Roman" w:hAnsi="Times New Roman" w:cs="Times New Roman"/>
        </w:rPr>
        <w:t>当增加的账户没有勾选（s或c）类型时</w:t>
      </w:r>
      <w:r>
        <w:rPr>
          <w:rFonts w:hint="eastAsia" w:ascii="Cambria" w:hAnsi="Cambria" w:cs="Cambria"/>
        </w:rPr>
        <w:t>抛出一个异常。</w:t>
      </w:r>
    </w:p>
    <w:p w14:paraId="5C6B18D6">
      <w:pPr>
        <w:pBdr>
          <w:bottom w:val="single" w:color="auto" w:sz="4" w:space="0"/>
        </w:pBdr>
        <w:spacing w:line="360" w:lineRule="auto"/>
        <w:rPr>
          <w:rFonts w:ascii="Cambria" w:hAnsi="Cambria" w:cs="Cambria"/>
        </w:rPr>
      </w:pPr>
      <w:r>
        <w:rPr>
          <w:rFonts w:hint="eastAsia" w:ascii="Cambria" w:hAnsi="Cambria" w:cs="Cambria"/>
        </w:rPr>
        <w:t>当存入或者取出的账户编号（id）不存在或账户下面的不同类型账户名重复时时抛出一个异常。（同时Q</w:t>
      </w:r>
      <w:r>
        <w:rPr>
          <w:rFonts w:ascii="Cambria" w:hAnsi="Cambria" w:cs="Cambria"/>
        </w:rPr>
        <w:t>Message</w:t>
      </w:r>
      <w:r>
        <w:rPr>
          <w:rFonts w:hint="eastAsia" w:ascii="Cambria" w:hAnsi="Cambria" w:cs="Cambria"/>
        </w:rPr>
        <w:t>）</w:t>
      </w:r>
    </w:p>
    <w:p w14:paraId="69EBB142">
      <w:pPr>
        <w:pBdr>
          <w:bottom w:val="single" w:color="auto" w:sz="4" w:space="0"/>
        </w:pBdr>
        <w:spacing w:line="360" w:lineRule="auto"/>
        <w:rPr>
          <w:rFonts w:ascii="Cambria" w:hAnsi="Cambria" w:cs="Cambria"/>
        </w:rPr>
      </w:pPr>
      <w:r>
        <w:rPr>
          <w:rFonts w:hint="eastAsia" w:ascii="Cambria" w:hAnsi="Cambria" w:cs="Cambria"/>
        </w:rPr>
        <w:t>当从账户取钱时，余额不足，抛出一个异常（同时Q</w:t>
      </w:r>
      <w:r>
        <w:rPr>
          <w:rFonts w:ascii="Cambria" w:hAnsi="Cambria" w:cs="Cambria"/>
        </w:rPr>
        <w:t>Message</w:t>
      </w:r>
      <w:r>
        <w:rPr>
          <w:rFonts w:hint="eastAsia" w:ascii="Cambria" w:hAnsi="Cambria" w:cs="Cambria"/>
        </w:rPr>
        <w:t>）。</w:t>
      </w:r>
    </w:p>
    <w:p w14:paraId="74D5EE1D">
      <w:pPr>
        <w:pBdr>
          <w:bottom w:val="single" w:color="auto" w:sz="4" w:space="0"/>
        </w:pBdr>
        <w:spacing w:line="360" w:lineRule="auto"/>
        <w:rPr>
          <w:rFonts w:ascii="Cambria" w:hAnsi="Cambria" w:cs="Cambria"/>
        </w:rPr>
      </w:pPr>
      <w:r>
        <w:rPr>
          <w:rFonts w:hint="eastAsia" w:ascii="Cambria" w:hAnsi="Cambria" w:cs="Cambria"/>
        </w:rPr>
        <w:t>当改变日期时，如果输入的日期小于今天或者超出本月最大日期，抛出异常（同时Q</w:t>
      </w:r>
      <w:r>
        <w:rPr>
          <w:rFonts w:ascii="Cambria" w:hAnsi="Cambria" w:cs="Cambria"/>
        </w:rPr>
        <w:t>message弹窗</w:t>
      </w:r>
      <w:r>
        <w:rPr>
          <w:rFonts w:hint="eastAsia" w:ascii="Cambria" w:hAnsi="Cambria" w:cs="Cambria"/>
        </w:rPr>
        <w:t>）</w:t>
      </w:r>
    </w:p>
    <w:p w14:paraId="358C64DC">
      <w:pPr>
        <w:pBdr>
          <w:bottom w:val="single" w:color="auto" w:sz="4" w:space="0"/>
        </w:pBdr>
        <w:spacing w:line="360" w:lineRule="auto"/>
        <w:rPr>
          <w:rFonts w:ascii="Cambria" w:hAnsi="Cambria" w:cs="Cambria"/>
        </w:rPr>
      </w:pPr>
      <w:r>
        <w:rPr>
          <w:rFonts w:ascii="Cambria" w:hAnsi="Cambria" w:cs="Cambria"/>
        </w:rPr>
        <w:t>sign一个总账户，重名，以及两次密码不一样（弹窗）</w:t>
      </w:r>
    </w:p>
    <w:p w14:paraId="4B81315A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login一个账户，密码不正确</w:t>
      </w:r>
    </w:p>
    <w:p w14:paraId="3C01FB25">
      <w:pPr>
        <w:pStyle w:val="12"/>
        <w:numPr>
          <w:ilvl w:val="0"/>
          <w:numId w:val="2"/>
        </w:numPr>
        <w:pBdr>
          <w:bottom w:val="single" w:color="auto" w:sz="4" w:space="0"/>
        </w:pBd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实现</w:t>
      </w:r>
    </w:p>
    <w:p w14:paraId="00D26537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处理指令总体代码</w:t>
      </w:r>
    </w:p>
    <w:p w14:paraId="14373F1A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引入了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hint="eastAsia" w:ascii="Times New Roman" w:hAnsi="Times New Roman" w:cs="Times New Roman"/>
          <w:sz w:val="24"/>
          <w:szCs w:val="24"/>
        </w:rPr>
        <w:t>iostream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hint="eastAsia" w:ascii="Times New Roman" w:hAnsi="Times New Roman" w:cs="Times New Roman"/>
          <w:sz w:val="24"/>
          <w:szCs w:val="24"/>
        </w:rPr>
        <w:t>与</w:t>
      </w:r>
      <w:r>
        <w:rPr>
          <w:rFonts w:ascii="Times New Roman" w:hAnsi="Times New Roman" w:cs="Times New Roman"/>
          <w:sz w:val="24"/>
          <w:szCs w:val="24"/>
        </w:rPr>
        <w:t>”QsqlDatabase”</w:t>
      </w:r>
    </w:p>
    <w:p w14:paraId="2127C23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void MainWindow::process(char cmd){</w:t>
      </w:r>
    </w:p>
    <w:p w14:paraId="2D1EACA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B31DBC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date.show();</w:t>
      </w:r>
    </w:p>
    <w:p w14:paraId="2B242C2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qDebug() &lt;&lt; "\tTotal:" &lt;&lt; Account::getTotal() &lt;&lt; "\tcommand&gt;";</w:t>
      </w:r>
    </w:p>
    <w:p w14:paraId="1DE0B9F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0C1F2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switch (cmd) {</w:t>
      </w:r>
    </w:p>
    <w:p w14:paraId="1822B2E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case 'a'://增加账户</w:t>
      </w:r>
    </w:p>
    <w:p w14:paraId="58F70E2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try{</w:t>
      </w:r>
    </w:p>
    <w:p w14:paraId="204C088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// cin &gt;&gt; type &gt;&gt; id;</w:t>
      </w:r>
    </w:p>
    <w:p w14:paraId="6751366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type = account_input[0].toStdString().c_str()[0];</w:t>
      </w:r>
    </w:p>
    <w:p w14:paraId="492D5D8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user = Username.toStdString();</w:t>
      </w:r>
    </w:p>
    <w:p w14:paraId="38DB7EF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        id = account_input[1].toStdString();//新账户名</w:t>
      </w:r>
    </w:p>
    <w:p w14:paraId="6A049A1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qDebug()&lt;&lt;"ok3";</w:t>
      </w:r>
    </w:p>
    <w:p w14:paraId="4B2E613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56C6D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if(type == 's' || type == 'c'){</w:t>
      </w:r>
    </w:p>
    <w:p w14:paraId="67EF275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out &lt;&lt; endl &lt;&lt; cmd &lt;&lt; " " &lt;&lt; user &lt;&lt; " ";</w:t>
      </w:r>
    </w:p>
    <w:p w14:paraId="126FB65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out &lt;&lt; type &lt;&lt; " " &lt;&lt; id &lt;&lt; " ";</w:t>
      </w:r>
    </w:p>
    <w:p w14:paraId="5A3EC85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}</w:t>
      </w:r>
    </w:p>
    <w:p w14:paraId="570BF01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        else throw runtime_error("账户类型错误");</w:t>
      </w:r>
    </w:p>
    <w:p w14:paraId="3FC62E0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7AABD6A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catch (runtime_error&amp; err) {</w:t>
      </w:r>
    </w:p>
    <w:p w14:paraId="6A35613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        //QMessageBox::warning(this,tr("警告"),tr(err.what());</w:t>
      </w:r>
    </w:p>
    <w:p w14:paraId="3F1D229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qDebug()&lt;&lt;"a:runtime" &lt;&lt; err.what() ;</w:t>
      </w:r>
    </w:p>
    <w:p w14:paraId="0436B0E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31AC3C6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4073AC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if (type == 's') {</w:t>
      </w:r>
    </w:p>
    <w:p w14:paraId="60D8D41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        // 存入rate;</w:t>
      </w:r>
    </w:p>
    <w:p w14:paraId="6FE6273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rate = account_input[3].toDouble();</w:t>
      </w:r>
    </w:p>
    <w:p w14:paraId="0FB04DF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out&lt;&lt;rate;</w:t>
      </w:r>
    </w:p>
    <w:p w14:paraId="0D00D6D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account = new SavingsAccount(date, id, user, rate);</w:t>
      </w:r>
    </w:p>
    <w:p w14:paraId="056B976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31D54D3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else {</w:t>
      </w:r>
    </w:p>
    <w:p w14:paraId="35E9D08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        // 存入credit信用额，rate，fee;</w:t>
      </w:r>
    </w:p>
    <w:p w14:paraId="40772B7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credit = account_input[2].toDouble();</w:t>
      </w:r>
    </w:p>
    <w:p w14:paraId="45B3B02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rate = account_input[3].toDouble();</w:t>
      </w:r>
    </w:p>
    <w:p w14:paraId="6D9A5C3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fee = account_input[4].toDouble();</w:t>
      </w:r>
    </w:p>
    <w:p w14:paraId="6F83E11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out&lt;&lt;credit&lt;&lt;" "&lt;&lt;rate&lt;&lt;" "&lt;&lt;fee;</w:t>
      </w:r>
    </w:p>
    <w:p w14:paraId="440CB6E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account = new CreditAccount(date, id, user, credit, rate, fee);</w:t>
      </w:r>
    </w:p>
    <w:p w14:paraId="5765682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qDebug()&lt;&lt;"ok4";</w:t>
      </w:r>
    </w:p>
    <w:p w14:paraId="35A3C56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1E346DB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qDebug()&lt;&lt;"here\n";</w:t>
      </w:r>
    </w:p>
    <w:p w14:paraId="054A68A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FD5B0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    koko-&gt;ui-&gt;textBrowser_output-&gt;append(Username+ "的"+ QString::fromStdString(id)+ "账号已创建.");</w:t>
      </w:r>
    </w:p>
    <w:p w14:paraId="6462016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qDebug()&lt;&lt;"ok5";</w:t>
      </w:r>
    </w:p>
    <w:p w14:paraId="4D6680D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accounts.push_back(account);</w:t>
      </w:r>
    </w:p>
    <w:p w14:paraId="797A2C3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705AB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break;</w:t>
      </w:r>
    </w:p>
    <w:p w14:paraId="78AE206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1B6B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case 'd'://存入现金</w:t>
      </w:r>
    </w:p>
    <w:p w14:paraId="499F051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try{</w:t>
      </w:r>
    </w:p>
    <w:p w14:paraId="6757691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        // cin &gt;&gt; index_ &gt;&gt; amount;由QString转换</w:t>
      </w:r>
    </w:p>
    <w:p w14:paraId="350E6B8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index_ = change_input[0].toInt();</w:t>
      </w:r>
    </w:p>
    <w:p w14:paraId="5A74143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amount = change_input[1].toDouble();</w:t>
      </w:r>
    </w:p>
    <w:p w14:paraId="2723C98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desc = change_input[2].toStdString();</w:t>
      </w:r>
    </w:p>
    <w:p w14:paraId="5881994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        //deposit里其实已经检测过了，双重</w:t>
      </w:r>
    </w:p>
    <w:p w14:paraId="76EC6EE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if(index_ &lt; 0 || index_ &gt;= accounts.size()){</w:t>
      </w:r>
    </w:p>
    <w:p w14:paraId="366B6F6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throw runtime_error("The index you input is not exist.");</w:t>
      </w:r>
    </w:p>
    <w:p w14:paraId="11C1BCF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}</w:t>
      </w:r>
    </w:p>
    <w:p w14:paraId="3AC89C6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accounts[index_]-&gt;deposit(date, amount, desc);</w:t>
      </w:r>
    </w:p>
    <w:p w14:paraId="3C2D9EE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71BB0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out &lt;&lt; endl &lt;&lt; cmd &lt;&lt; " " ;</w:t>
      </w:r>
    </w:p>
    <w:p w14:paraId="2471E1C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out&lt;&lt;index_&lt;&lt;" "&lt;&lt;amount&lt;&lt;" ";</w:t>
      </w:r>
    </w:p>
    <w:p w14:paraId="233E006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out&lt;&lt;desc;</w:t>
      </w:r>
    </w:p>
    <w:p w14:paraId="3C40E6C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show_alert();</w:t>
      </w:r>
    </w:p>
    <w:p w14:paraId="741C579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06C3E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        if(accounts[index_]-&gt;getUser() == Username.toStdString()){ // 用户过滤</w:t>
      </w:r>
    </w:p>
    <w:p w14:paraId="362F0EE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            koko-&gt;ui-&gt;textBrowser_output-&gt;append(QString::fromStdString(to_string(date.getYear())+"年"+to_string(date.getMonth())+"月"+to_string(date.getDay())+"日"+accounts[index_]-&gt;getId()+"存了"+to_string(amount)+"元,原因："+desc));</w:t>
      </w:r>
    </w:p>
    <w:p w14:paraId="286EFD0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}</w:t>
      </w:r>
    </w:p>
    <w:p w14:paraId="5724934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1B3AA77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catch (runtime_error&amp; err) {</w:t>
      </w:r>
    </w:p>
    <w:p w14:paraId="21DD622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qDebug()&lt;&lt;"d:runtime" &lt;&lt; err.what();</w:t>
      </w:r>
    </w:p>
    <w:p w14:paraId="0A088DC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455E67C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8444BC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break;</w:t>
      </w:r>
    </w:p>
    <w:p w14:paraId="5263027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C754E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case 'w'://取出现金</w:t>
      </w:r>
    </w:p>
    <w:p w14:paraId="3AB1D40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2A40B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try{</w:t>
      </w:r>
    </w:p>
    <w:p w14:paraId="352870A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//cin &gt;&gt; index_ &gt;&gt; amount;</w:t>
      </w:r>
    </w:p>
    <w:p w14:paraId="232AA17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index_ = change_input[0].toInt();</w:t>
      </w:r>
    </w:p>
    <w:p w14:paraId="2C36851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amount = change_input[1].toDouble();</w:t>
      </w:r>
    </w:p>
    <w:p w14:paraId="695250E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desc = change_input[2].toStdString();</w:t>
      </w:r>
    </w:p>
    <w:p w14:paraId="6F3A1B7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ACE15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getline(cin, desc);</w:t>
      </w:r>
    </w:p>
    <w:p w14:paraId="67F6363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        //QT中不存在抛出这个异常了前面deposit已经检测过了</w:t>
      </w:r>
    </w:p>
    <w:p w14:paraId="61AD92D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if(index_ &lt; 0 || index_ &gt;= accounts.size()){</w:t>
      </w:r>
    </w:p>
    <w:p w14:paraId="5623C06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throw runtime_error("The index you input is not exist.");</w:t>
      </w:r>
    </w:p>
    <w:p w14:paraId="0A4E4CB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}</w:t>
      </w:r>
    </w:p>
    <w:p w14:paraId="30B0671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accounts[index_]-&gt;withdraw(date, amount, desc);</w:t>
      </w:r>
    </w:p>
    <w:p w14:paraId="59212EB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E7C38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out &lt;&lt; endl &lt;&lt; cmd &lt;&lt; " ";</w:t>
      </w:r>
    </w:p>
    <w:p w14:paraId="12912FB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out&lt;&lt;index_&lt;&lt;" "&lt;&lt;amount&lt;&lt;" ";</w:t>
      </w:r>
    </w:p>
    <w:p w14:paraId="5DC929C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out&lt;&lt;desc;</w:t>
      </w:r>
    </w:p>
    <w:p w14:paraId="5EC5E3E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show_alert();</w:t>
      </w:r>
    </w:p>
    <w:p w14:paraId="40B1807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        if(accounts[index_]-&gt;getUser() == Username.toStdString()){ // 用户过滤</w:t>
      </w:r>
    </w:p>
    <w:p w14:paraId="2B77FA4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            koko-&gt;ui-&gt;textBrowser_output-&gt;append(QString::fromStdString(to_string(date.getYear())+"年"+to_string(date.getMonth())+"月"+to_string(date.getDay())+"日"+accounts[index_]-&gt;getId()+"取了"+to_string(amount)+"元,原因："+desc));</w:t>
      </w:r>
    </w:p>
    <w:p w14:paraId="62D00A3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}</w:t>
      </w:r>
    </w:p>
    <w:p w14:paraId="4C42DFE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522C55C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    //处理AccountException信息（异常）</w:t>
      </w:r>
    </w:p>
    <w:p w14:paraId="5A3C43D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catch (AccountException&amp; err){//</w:t>
      </w:r>
    </w:p>
    <w:p w14:paraId="71E405E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qDebug() &lt;&lt;"w:AccountException" &lt;&lt; err.what() ;</w:t>
      </w:r>
    </w:p>
    <w:p w14:paraId="66C75A7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        QMessageBox::warning(koko,tr("警告信息"),tr("没钱了"));</w:t>
      </w:r>
    </w:p>
    <w:p w14:paraId="1C61E31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3B7AEDD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catch (runtime_error&amp; err) {</w:t>
      </w:r>
    </w:p>
    <w:p w14:paraId="2E899D0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qDebug()&lt;&lt;"w:runtime_err" &lt;&lt; err.what() ;</w:t>
      </w:r>
    </w:p>
    <w:p w14:paraId="3B16A78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6815C5A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C4F56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break;</w:t>
      </w:r>
    </w:p>
    <w:p w14:paraId="3CF837E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1DBD6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case 's'://查询各账户信息</w:t>
      </w:r>
    </w:p>
    <w:p w14:paraId="3DC1AB7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static unsigned int num;</w:t>
      </w:r>
    </w:p>
    <w:p w14:paraId="56774F5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num = 1;</w:t>
      </w:r>
    </w:p>
    <w:p w14:paraId="793D489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for (size_t i = 0; i &lt; accounts.size(); i++) {</w:t>
      </w:r>
    </w:p>
    <w:p w14:paraId="2E7A35B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2D0CB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//cout &lt;&lt; "[" &lt;&lt; i &lt;&lt; "] ";</w:t>
      </w:r>
    </w:p>
    <w:p w14:paraId="0D60CA6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accounts[i]-&gt;show();</w:t>
      </w:r>
    </w:p>
    <w:p w14:paraId="52B1063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//cout &lt;&lt; endl;</w:t>
      </w:r>
    </w:p>
    <w:p w14:paraId="11353EE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99074F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        if(accounts[i]-&gt;getUser() == Username.toStdString()) // 用户过滤</w:t>
      </w:r>
    </w:p>
    <w:p w14:paraId="1DEF6D4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if(accounts[i]-&gt;s_c())</w:t>
      </w:r>
    </w:p>
    <w:p w14:paraId="3775B4C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{</w:t>
      </w:r>
    </w:p>
    <w:p w14:paraId="63052A4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                koko-&gt;ui-&gt;textBrowser_output-&gt;append(QString::fromStdString("[" + to_string(num++) + "] " +"类型:credit  账户名：" +accounts[i]-&gt;show()));</w:t>
      </w:r>
    </w:p>
    <w:p w14:paraId="245FA7A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}</w:t>
      </w:r>
    </w:p>
    <w:p w14:paraId="481E922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if(!accounts[i]-&gt;s_c())</w:t>
      </w:r>
    </w:p>
    <w:p w14:paraId="58353BE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{</w:t>
      </w:r>
    </w:p>
    <w:p w14:paraId="0A50D96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                koko-&gt;ui-&gt;textBrowser_output-&gt;append(QString::fromStdString("[" + to_string(num++) + "] " +"类型:saving  账户名：" +accounts[i]-&gt;show()));</w:t>
      </w:r>
    </w:p>
    <w:p w14:paraId="32565AB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}</w:t>
      </w:r>
    </w:p>
    <w:p w14:paraId="29B7DC8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3026942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9FA45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break;</w:t>
      </w:r>
    </w:p>
    <w:p w14:paraId="4607CBC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010E0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case 'c'://改变日期</w:t>
      </w:r>
    </w:p>
    <w:p w14:paraId="418F4B3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5033D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//cin &gt;&gt; day;</w:t>
      </w:r>
    </w:p>
    <w:p w14:paraId="5671B6C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day = daychange;</w:t>
      </w:r>
    </w:p>
    <w:p w14:paraId="22FC814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B95165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if (day &lt; date.getDay())</w:t>
      </w:r>
    </w:p>
    <w:p w14:paraId="22DDD08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{</w:t>
      </w:r>
    </w:p>
    <w:p w14:paraId="69E1198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        qDebug() &lt;&lt; "You cannot specify a previous day";//日子已经过了</w:t>
      </w:r>
    </w:p>
    <w:p w14:paraId="4871AB5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        QMessageBox::warning(koko,tr("警告信息"),tr("听反方向的钟也回不去过去qwq"));</w:t>
      </w:r>
    </w:p>
    <w:p w14:paraId="0230DAB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show_alert();</w:t>
      </w:r>
    </w:p>
    <w:p w14:paraId="3D609F5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break;</w:t>
      </w:r>
    </w:p>
    <w:p w14:paraId="48D424D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75F5C96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else if (day &gt; date.getMaxDay() || day&lt;1)</w:t>
      </w:r>
    </w:p>
    <w:p w14:paraId="3CFA187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{</w:t>
      </w:r>
    </w:p>
    <w:p w14:paraId="2C6A1CC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qDebug() &lt;&lt; "Invalid day";</w:t>
      </w:r>
    </w:p>
    <w:p w14:paraId="2F7B0DD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        QMessageBox::warning(koko,tr("警告信息"),tr("无效日"));</w:t>
      </w:r>
    </w:p>
    <w:p w14:paraId="6C03B07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show_alert();</w:t>
      </w:r>
    </w:p>
    <w:p w14:paraId="12EF3CE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        break;//终止，防止写入</w:t>
      </w:r>
    </w:p>
    <w:p w14:paraId="0BACE38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}</w:t>
      </w:r>
    </w:p>
    <w:p w14:paraId="62DCB77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else</w:t>
      </w:r>
    </w:p>
    <w:p w14:paraId="3B1BB9B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date = Date(date.getYear(), date.getMonth(), day);</w:t>
      </w:r>
    </w:p>
    <w:p w14:paraId="57A8DE1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show_alert();</w:t>
      </w:r>
    </w:p>
    <w:p w14:paraId="4EE2F1D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55DB0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out &lt;&lt; endl &lt;&lt; cmd &lt;&lt; " ";</w:t>
      </w:r>
    </w:p>
    <w:p w14:paraId="02BB669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out&lt;&lt;day;</w:t>
      </w:r>
    </w:p>
    <w:p w14:paraId="737F7F5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break;</w:t>
      </w:r>
    </w:p>
    <w:p w14:paraId="50C1A31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5519C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case 'n'://进入下个月</w:t>
      </w:r>
    </w:p>
    <w:p w14:paraId="1B4F1DF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6461B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if (date.getMonth() == 12)</w:t>
      </w:r>
    </w:p>
    <w:p w14:paraId="72E49DC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        date = Date(date.getYear() + 1, 1, 1);//下一年1月1月</w:t>
      </w:r>
    </w:p>
    <w:p w14:paraId="064B077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else</w:t>
      </w:r>
    </w:p>
    <w:p w14:paraId="333AEED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        date = Date(date.getYear(), date.getMonth() + 1, 1);//下一个月1号</w:t>
      </w:r>
    </w:p>
    <w:p w14:paraId="7BAA8F6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BB5153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for (vector&lt;Account*&gt;::iterator iter = accounts.begin(); iter != accounts.end(); ++iter)</w:t>
      </w:r>
    </w:p>
    <w:p w14:paraId="757B4E1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(*iter)-&gt;settle(date);</w:t>
      </w:r>
    </w:p>
    <w:p w14:paraId="1212167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show_alert();</w:t>
      </w:r>
    </w:p>
    <w:p w14:paraId="36B4178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out &lt;&lt; endl &lt;&lt; cmd &lt;&lt; " ";</w:t>
      </w:r>
    </w:p>
    <w:p w14:paraId="72774CA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break;</w:t>
      </w:r>
    </w:p>
    <w:p w14:paraId="601B559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BA5F7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case 'q'://查询一段时间内的账目</w:t>
      </w:r>
    </w:p>
    <w:p w14:paraId="11DBA4A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try{</w:t>
      </w:r>
    </w:p>
    <w:p w14:paraId="254DCEB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date1 = time1;</w:t>
      </w:r>
    </w:p>
    <w:p w14:paraId="5294DDB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date2 = time2;</w:t>
      </w:r>
    </w:p>
    <w:p w14:paraId="373ADAC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//Account::query(date1, date2 ,user);</w:t>
      </w:r>
    </w:p>
    <w:p w14:paraId="79F8686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koko-&gt;ui-&gt;textBrowser_output-&gt;append(QString::fromStdString(Account::query(date1, date2, Username.toStdString(),querytype)));</w:t>
      </w:r>
    </w:p>
    <w:p w14:paraId="488CC56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7541D41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    //利用QT的日期所以其实并不会有这个DateException的异常（应该）</w:t>
      </w:r>
    </w:p>
    <w:p w14:paraId="36C6E3B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catch (DateException &amp; err){</w:t>
      </w:r>
    </w:p>
    <w:p w14:paraId="13706E2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qDebug()&lt;&lt;"q:DataException" &lt;&lt; err.what();</w:t>
      </w:r>
    </w:p>
    <w:p w14:paraId="72FE39F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if(cin.fail()) cin.clear();</w:t>
      </w:r>
    </w:p>
    <w:p w14:paraId="7D5BAB9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73A35E3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5E18738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484D817D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Qt槽函数创建账户</w:t>
      </w:r>
    </w:p>
    <w:p w14:paraId="6D603C36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void MainWindow::on_pushButton_account_clicked()</w:t>
      </w:r>
    </w:p>
    <w:p w14:paraId="3229DF37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{</w:t>
      </w:r>
    </w:p>
    <w:p w14:paraId="229E1D00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account_input[1] = ui-&gt;lineEdit_ID-&gt;text();</w:t>
      </w:r>
    </w:p>
    <w:p w14:paraId="1D2F7A72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for(auto &amp;iter : accounts){</w:t>
      </w:r>
    </w:p>
    <w:p w14:paraId="38EEAB2B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if(iter-&gt;getId() == account_input[1].toStdString()){</w:t>
      </w:r>
    </w:p>
    <w:p w14:paraId="1CB4CDDE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        QMessageBox::warning(this,tr("警告信息"),tr("系统中已有重名账号"));</w:t>
      </w:r>
    </w:p>
    <w:p w14:paraId="51A8C06C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return;</w:t>
      </w:r>
    </w:p>
    <w:p w14:paraId="367DFF46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01628A70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43D9C1E7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if(ui-&gt;checkBox_S-&gt;isChecked() &amp;&amp; !ui-&gt;checkBox_C-&gt;isChecked()){</w:t>
      </w:r>
    </w:p>
    <w:p w14:paraId="0978E567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account_input[0]='s';</w:t>
      </w:r>
    </w:p>
    <w:p w14:paraId="618F3D4F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43149C63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else if(!ui-&gt;checkBox_S-&gt;isChecked() &amp;&amp; ui-&gt;checkBox_C-&gt;isChecked()){</w:t>
      </w:r>
    </w:p>
    <w:p w14:paraId="4A3986E8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account_input[0]='c';</w:t>
      </w:r>
    </w:p>
    <w:p w14:paraId="03A17BA6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40BE9CCC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else{</w:t>
      </w:r>
    </w:p>
    <w:p w14:paraId="172B4366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 xml:space="preserve">        QMessageBox::warning(this,tr("警告"),tr("请选择一种账户"));</w:t>
      </w:r>
    </w:p>
    <w:p w14:paraId="4E69368B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return;</w:t>
      </w:r>
    </w:p>
    <w:p w14:paraId="23470696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742C6657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account_input[2] = ui-&gt;lineEdit_credit-&gt;text();</w:t>
      </w:r>
    </w:p>
    <w:p w14:paraId="2C440726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account_input[3] = ui-&gt;lineEdit_rate-&gt;text();</w:t>
      </w:r>
    </w:p>
    <w:p w14:paraId="1BB2471C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account_input[4] = ui-&gt;lineEdit_fee-&gt;text();</w:t>
      </w:r>
    </w:p>
    <w:p w14:paraId="42FF1B20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qDebug()&lt;&lt;"ok1";</w:t>
      </w:r>
    </w:p>
    <w:p w14:paraId="1AF60F6B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MainWindow::process('a');</w:t>
      </w:r>
    </w:p>
    <w:p w14:paraId="050E06B1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qDebug()&lt;&lt;"ok2";</w:t>
      </w:r>
    </w:p>
    <w:p w14:paraId="5FBB10B9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0E81BA9E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Qt槽函数存钱</w:t>
      </w:r>
    </w:p>
    <w:p w14:paraId="404AA112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MainWindow::on_pushButton_deposit_clicked()</w:t>
      </w:r>
    </w:p>
    <w:p w14:paraId="1D3E7959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05FA0A91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change_input[0] = ui-&gt;lineEdit_DepositID-&gt;text();</w:t>
      </w:r>
    </w:p>
    <w:p w14:paraId="11FACD8D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for(unsigned int i=0; i &lt; accounts.size(); i++){</w:t>
      </w:r>
    </w:p>
    <w:p w14:paraId="6E27E410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if(accounts[i]-&gt;getId() == change_input[0].toStdString()){</w:t>
      </w:r>
    </w:p>
    <w:p w14:paraId="74B7AEFD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if(accounts[i]-&gt;getUser() != Username.toStdString()){</w:t>
      </w:r>
    </w:p>
    <w:p w14:paraId="1FC2C326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    QMessageBox::warning(this,tr("警告"),tr("这不是你的账号,请不要乱动666"));</w:t>
      </w:r>
    </w:p>
    <w:p w14:paraId="1E21A46E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return;</w:t>
      </w:r>
    </w:p>
    <w:p w14:paraId="4286D25B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9D01B68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change_input[0] = (char)(i+48);</w:t>
      </w:r>
    </w:p>
    <w:p w14:paraId="03D53B07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change_input[1] = ui-&gt;lineEdit_Depositamount-&gt;text();</w:t>
      </w:r>
    </w:p>
    <w:p w14:paraId="770AB8F3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change_input[2] = ui-&gt;lineEdit_Depositdesc-&gt;text();</w:t>
      </w:r>
    </w:p>
    <w:p w14:paraId="617498C3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MainWindow::process('d');</w:t>
      </w:r>
    </w:p>
    <w:p w14:paraId="4CD01A44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return;</w:t>
      </w:r>
    </w:p>
    <w:p w14:paraId="10A93F57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AA47AF7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21E175C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QMessageBox::warning(this,tr("警告"),tr("找不到该账号haha"));</w:t>
      </w:r>
    </w:p>
    <w:p w14:paraId="5C24A6AB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18927864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</w:p>
    <w:p w14:paraId="2DE0304F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Qt槽函数取钱</w:t>
      </w:r>
    </w:p>
    <w:p w14:paraId="60AEEA6F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MainWindow::on_pushButton_withdraw_clicked()</w:t>
      </w:r>
    </w:p>
    <w:p w14:paraId="6699A088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7AFB787D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change_input[0] = ui-&gt;lineEdit_WithdrawID-&gt;text();</w:t>
      </w:r>
    </w:p>
    <w:p w14:paraId="3188CABF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for(unsigned int i=0; i &lt; accounts.size(); i++)</w:t>
      </w:r>
    </w:p>
    <w:p w14:paraId="49FBC492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{//遍历所有对id</w:t>
      </w:r>
    </w:p>
    <w:p w14:paraId="4E11CCB5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if(accounts[i]-&gt;getId() == change_input[0].toStdString()){</w:t>
      </w:r>
    </w:p>
    <w:p w14:paraId="2A1866D3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if(accounts[i]-&gt;getUser() != Username.toStdString()){</w:t>
      </w:r>
    </w:p>
    <w:p w14:paraId="33B6A125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    QMessageBox::warning(this,tr("警告"),tr("这不是你的账号,请不要乱动666"));</w:t>
      </w:r>
    </w:p>
    <w:p w14:paraId="0108DB6C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return;</w:t>
      </w:r>
    </w:p>
    <w:p w14:paraId="5E287F45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668D13C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change_input[0] = (char)(i+48);</w:t>
      </w:r>
    </w:p>
    <w:p w14:paraId="45A76429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change_input[1] = ui-&gt;lineEdit_Withdrawamount-&gt;text();</w:t>
      </w:r>
    </w:p>
    <w:p w14:paraId="408F67A1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change_input[2] = ui-&gt;lineEdit_Withdrawdesc-&gt;text();</w:t>
      </w:r>
    </w:p>
    <w:p w14:paraId="41F455CD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MainWindow::process('w');</w:t>
      </w:r>
    </w:p>
    <w:p w14:paraId="752F285A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return;</w:t>
      </w:r>
    </w:p>
    <w:p w14:paraId="662C695B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E33A98F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54CC304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QMessageBox::warning(this,tr("警告"),tr("找不到该账号haha"));</w:t>
      </w:r>
    </w:p>
    <w:p w14:paraId="68BCF31E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31E35DD4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改变日期</w:t>
      </w:r>
    </w:p>
    <w:p w14:paraId="52CD7FD6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MainWindow::on_pushButton_Confirmdays_clicked()</w:t>
      </w:r>
    </w:p>
    <w:p w14:paraId="0A07F095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03905C46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koko-&gt;ui-&gt;textBrowser_nowdate-&gt;clear();</w:t>
      </w:r>
    </w:p>
    <w:p w14:paraId="5F02D4E0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daychange = koko-&gt;ui-&gt;lineEditday-&gt;text().toInt();</w:t>
      </w:r>
    </w:p>
    <w:p w14:paraId="62C5BA98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if(daychange || (daychange==0))</w:t>
      </w:r>
    </w:p>
    <w:p w14:paraId="210FEC9F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MainWindow::process('c');</w:t>
      </w:r>
    </w:p>
    <w:p w14:paraId="7BDF0EEB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13A725E7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QMessageBox::warning(this,tr("警告"),tr("需输入天数"));</w:t>
      </w:r>
    </w:p>
    <w:p w14:paraId="68016CDA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//输出当前日期</w:t>
      </w:r>
    </w:p>
    <w:p w14:paraId="3A8EB0D2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/*QString datenowdays = QString("当前日期 年: %1, 月: %2, 日: %3")</w:t>
      </w:r>
    </w:p>
    <w:p w14:paraId="3260C4B2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.arg(date.getYear())</w:t>
      </w:r>
    </w:p>
    <w:p w14:paraId="0CB8572A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.arg(date.getMonth())</w:t>
      </w:r>
    </w:p>
    <w:p w14:paraId="1055A8E7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.arg(date.getDay());</w:t>
      </w:r>
    </w:p>
    <w:p w14:paraId="03D079D9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koko-&gt;ui-&gt;textBrowser_nowdate-&gt;append(datenowdays);</w:t>
      </w:r>
    </w:p>
    <w:p w14:paraId="2B91815F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*/</w:t>
      </w:r>
    </w:p>
    <w:p w14:paraId="7B21F6A5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55EE44D9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Sign与login</w:t>
      </w:r>
    </w:p>
    <w:p w14:paraId="210EA92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//注册</w:t>
      </w:r>
    </w:p>
    <w:p w14:paraId="5829AB1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login::on_Sign_clicked()</w:t>
      </w:r>
    </w:p>
    <w:p w14:paraId="0DE0AF6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16E4108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QString username = this-&gt;ui-&gt;lineEdit_loginusername-&gt;text();</w:t>
      </w:r>
    </w:p>
    <w:p w14:paraId="261B4A5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QString passwordfirst = this-&gt;ui-&gt;lineEdit_loginpassword1-&gt;text();</w:t>
      </w:r>
    </w:p>
    <w:p w14:paraId="61E26CE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QString passwordsecond = this-&gt;ui-&gt;lineEdit_loginpassword2-&gt;text();</w:t>
      </w:r>
    </w:p>
    <w:p w14:paraId="4AE8210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// 检查用户名是否存在</w:t>
      </w:r>
    </w:p>
    <w:p w14:paraId="1D9024A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QString checkCmd = QString("SELECT COUNT(*) FROM userinfo WHERE username='%1'").arg(username);</w:t>
      </w:r>
    </w:p>
    <w:p w14:paraId="5FF20A1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QSqlQuery checkQuery;</w:t>
      </w:r>
    </w:p>
    <w:p w14:paraId="0EF8FFA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(checkQuery.exec(checkCmd))</w:t>
      </w:r>
    </w:p>
    <w:p w14:paraId="68A2407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919F3D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checkQuery.next();</w:t>
      </w:r>
    </w:p>
    <w:p w14:paraId="3F3174E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int count = checkQuery.value(0).toInt();//用户名计数，查询结果中的第一个字段，满足条件的行数，转为整数</w:t>
      </w:r>
    </w:p>
    <w:p w14:paraId="2F82DE2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 (count &gt; 0)</w:t>
      </w:r>
    </w:p>
    <w:p w14:paraId="216DD7A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66A753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qDebug() &lt;&lt; "用户名已存在" &lt;&lt; endl;</w:t>
      </w:r>
    </w:p>
    <w:p w14:paraId="7E2EBF1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// 提示</w:t>
      </w:r>
    </w:p>
    <w:p w14:paraId="1E7D252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QMessageBox::warning(this, "注册失败", "用户名已存在，请选择其他用户名。");</w:t>
      </w:r>
    </w:p>
    <w:p w14:paraId="1E99052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return;</w:t>
      </w:r>
    </w:p>
    <w:p w14:paraId="2102966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97C936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95EE8C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3DE19E5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14AB60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qDebug() &lt;&lt; "检查用户名失败" &lt;&lt; endl;</w:t>
      </w:r>
    </w:p>
    <w:p w14:paraId="751D0EB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return;</w:t>
      </w:r>
    </w:p>
    <w:p w14:paraId="4A2CF42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5F7F13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98488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// 插入新用户信息</w:t>
      </w:r>
    </w:p>
    <w:p w14:paraId="1BD9B9B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if(passwordfirst==passwordsecond)</w:t>
      </w:r>
    </w:p>
    <w:p w14:paraId="55B4FE7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F3C5A5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QString insertCmd = QString("INSERT INTO userinfo (username, password) VALUES ('%1', '%2')").arg(username).arg(passwordfirst);</w:t>
      </w:r>
    </w:p>
    <w:p w14:paraId="53184B4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QSqlQuery insertQuery;</w:t>
      </w:r>
    </w:p>
    <w:p w14:paraId="151861F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(insertQuery.exec(insertCmd))</w:t>
      </w:r>
    </w:p>
    <w:p w14:paraId="4A037AA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D47F46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qDebug() &lt;&lt; "插入成功" &lt;&lt; endl;</w:t>
      </w:r>
    </w:p>
    <w:p w14:paraId="1F3003F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QMessageBox::information(this, "注册成功", "账号创建成功！");</w:t>
      </w:r>
    </w:p>
    <w:p w14:paraId="7F03517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BB5468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50AA4BB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6EEB92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qDebug() &lt;&lt; "插入失败" &lt;&lt; endl;</w:t>
      </w:r>
    </w:p>
    <w:p w14:paraId="38AD8C0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QMessageBox::warning(this, "注册失败", "账号创建失败，请重试。");</w:t>
      </w:r>
    </w:p>
    <w:p w14:paraId="14365F8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643D9A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620578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1502630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B30DB0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QMessageBox::warning(this, "注册失败", "两次密码不一样，请重试。");</w:t>
      </w:r>
    </w:p>
    <w:p w14:paraId="158ED5D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301536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7824E8B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//注册</w:t>
      </w:r>
    </w:p>
    <w:p w14:paraId="0458862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login::on_Login_clicked()</w:t>
      </w:r>
    </w:p>
    <w:p w14:paraId="0E70050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0E82F15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QString username = this-&gt;ui-&gt;lineEdit_username-&gt;text();</w:t>
      </w:r>
    </w:p>
    <w:p w14:paraId="08D1961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QString password = this-&gt;ui-&gt;lineEdit_password-&gt;text();</w:t>
      </w:r>
    </w:p>
    <w:p w14:paraId="716B9C1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//创建model</w:t>
      </w:r>
    </w:p>
    <w:p w14:paraId="421D33D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QSqlTableModel *model = new QSqlTableModel;</w:t>
      </w:r>
    </w:p>
    <w:p w14:paraId="5BF0ED4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//绑定表</w:t>
      </w:r>
    </w:p>
    <w:p w14:paraId="257FE2A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model-&gt;setTable("userinfo");//main.cpp中已有说明</w:t>
      </w:r>
    </w:p>
    <w:p w14:paraId="3001A87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//过滤数据</w:t>
      </w:r>
    </w:p>
    <w:p w14:paraId="465D5F1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model-&gt;setFilter(QString("username='%1' and password='%2'").arg(username).arg(password));</w:t>
      </w:r>
    </w:p>
    <w:p w14:paraId="56C5EF3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//查询</w:t>
      </w:r>
    </w:p>
    <w:p w14:paraId="7104C49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model-&gt;select();</w:t>
      </w:r>
    </w:p>
    <w:p w14:paraId="31509E6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//结果</w:t>
      </w:r>
    </w:p>
    <w:p w14:paraId="058F6C6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int row = model-&gt;rowCount();</w:t>
      </w:r>
    </w:p>
    <w:p w14:paraId="40BCCD8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Username = username;</w:t>
      </w:r>
    </w:p>
    <w:p w14:paraId="36D0486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 = new MainWindow;</w:t>
      </w:r>
    </w:p>
    <w:p w14:paraId="22351F1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if(row&gt;0){</w:t>
      </w:r>
    </w:p>
    <w:p w14:paraId="5B81F8E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qDebug()&lt;&lt;"登录成功"&lt;&lt;endl;</w:t>
      </w:r>
    </w:p>
    <w:p w14:paraId="68B3215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//打开主界面</w:t>
      </w:r>
    </w:p>
    <w:p w14:paraId="055BBFB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s-&gt;show();</w:t>
      </w:r>
    </w:p>
    <w:p w14:paraId="0E85952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8D8441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else{</w:t>
      </w:r>
    </w:p>
    <w:p w14:paraId="0CF0B8E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QMessageBox::about(NULL,"","用户名或密码错误");</w:t>
      </w:r>
    </w:p>
    <w:p w14:paraId="3327C48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s-&gt;deleteLater();</w:t>
      </w:r>
    </w:p>
    <w:p w14:paraId="191D45A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qDebug()&lt;&lt;"登录失败"&lt;&lt;endl;</w:t>
      </w:r>
    </w:p>
    <w:p w14:paraId="504684D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7111B4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021D2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3C27BA4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</w:p>
    <w:p w14:paraId="0B09D44C">
      <w:pPr>
        <w:pStyle w:val="12"/>
        <w:numPr>
          <w:ilvl w:val="0"/>
          <w:numId w:val="2"/>
        </w:numPr>
        <w:pBdr>
          <w:bottom w:val="single" w:color="auto" w:sz="4" w:space="0"/>
        </w:pBd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测试</w:t>
      </w:r>
    </w:p>
    <w:p w14:paraId="51956941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（1） </w:t>
      </w:r>
      <w:r>
        <w:rPr>
          <w:rFonts w:ascii="Times New Roman" w:hAnsi="Times New Roman" w:cs="Times New Roman"/>
          <w:sz w:val="24"/>
          <w:szCs w:val="24"/>
        </w:rPr>
        <w:t>测试用例</w:t>
      </w:r>
      <w:r>
        <w:rPr>
          <w:rFonts w:hint="eastAsia" w:ascii="Times New Roman" w:hAnsi="Times New Roman" w:cs="Times New Roman"/>
          <w:sz w:val="24"/>
          <w:szCs w:val="24"/>
        </w:rPr>
        <w:t>1：创建账户：ceshi</w:t>
      </w:r>
      <w:r>
        <w:rPr>
          <w:rFonts w:ascii="Times New Roman" w:hAnsi="Times New Roman" w:cs="Times New Roman"/>
          <w:sz w:val="24"/>
          <w:szCs w:val="24"/>
        </w:rPr>
        <w:t xml:space="preserve">  0.002 60 1000 未勾选类型（在qt界面输入）</w:t>
      </w:r>
    </w:p>
    <w:p w14:paraId="3EC938D7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输出截图：</w:t>
      </w:r>
    </w:p>
    <w:p w14:paraId="05DE757C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INCLUDEPICTURE "C:\\Users\\zzzzzzca\\Documents\\Tencent Files\\1796090500\\Image\\C2C\\NHWYE2`KUANX$4YG9)~2VGC.png" \* MERGEFORMATINET </w:instrText>
      </w:r>
      <w:r>
        <w:fldChar w:fldCharType="separate"/>
      </w:r>
      <w:r>
        <w:pict>
          <v:shape id="_x0000_i1026" o:spt="75" type="#_x0000_t75" style="height:212pt;width:246pt;" filled="f" o:preferrelative="t" stroked="f" coordsize="21600,21600">
            <v:path/>
            <v:fill on="f" focussize="0,0"/>
            <v:stroke on="f" joinstyle="miter"/>
            <v:imagedata r:id="rId7" r:href="rId8" o:title=""/>
            <o:lock v:ext="edit" aspectratio="t"/>
            <w10:wrap type="none"/>
            <w10:anchorlock/>
          </v:shape>
        </w:pict>
      </w:r>
      <w:r>
        <w:fldChar w:fldCharType="end"/>
      </w:r>
    </w:p>
    <w:p w14:paraId="2235CB19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分析：没有勾选类型，所以异常抛出</w:t>
      </w:r>
    </w:p>
    <w:p w14:paraId="26F89988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hint="eastAsia" w:ascii="Times New Roman" w:hAnsi="Times New Roman" w:cs="Times New Roman"/>
          <w:sz w:val="24"/>
          <w:szCs w:val="24"/>
        </w:rPr>
        <w:t xml:space="preserve">） </w:t>
      </w:r>
      <w:r>
        <w:rPr>
          <w:rFonts w:ascii="Times New Roman" w:hAnsi="Times New Roman" w:cs="Times New Roman"/>
          <w:sz w:val="24"/>
          <w:szCs w:val="24"/>
        </w:rPr>
        <w:t>测试用例2</w:t>
      </w:r>
      <w:r>
        <w:rPr>
          <w:rFonts w:hint="eastAsia" w:ascii="Times New Roman" w:hAnsi="Times New Roman" w:cs="Times New Roman"/>
          <w:sz w:val="24"/>
          <w:szCs w:val="24"/>
        </w:rPr>
        <w:t>：创建账户：ceshi</w:t>
      </w:r>
      <w:r>
        <w:rPr>
          <w:rFonts w:ascii="Times New Roman" w:hAnsi="Times New Roman" w:cs="Times New Roman"/>
          <w:sz w:val="24"/>
          <w:szCs w:val="24"/>
        </w:rPr>
        <w:t xml:space="preserve">  0.002 60 1000 勾选信用账户（在qt界面输入）</w:t>
      </w:r>
    </w:p>
    <w:p w14:paraId="24AC5EE0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输出截图：</w:t>
      </w:r>
    </w:p>
    <w:p w14:paraId="431B8D8E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INCLUDEPICTURE "C:\\Users\\zzzzzzca\\Documents\\Tencent Files\\1796090500\\Image\\C2C\\5U(C6RQ)%IO}I%}2C6F628B.png" \* MERGEFORMATINET </w:instrText>
      </w:r>
      <w:r>
        <w:fldChar w:fldCharType="separate"/>
      </w:r>
      <w:r>
        <w:pict>
          <v:shape id="_x0000_i1027" o:spt="75" type="#_x0000_t75" style="height:197.5pt;width:229.5pt;" filled="f" o:preferrelative="t" stroked="f" coordsize="21600,21600">
            <v:path/>
            <v:fill on="f" focussize="0,0"/>
            <v:stroke on="f" joinstyle="miter"/>
            <v:imagedata r:id="rId9" r:href="rId10" o:title=""/>
            <o:lock v:ext="edit" aspectratio="t"/>
            <w10:wrap type="none"/>
            <w10:anchorlock/>
          </v:shape>
        </w:pict>
      </w:r>
      <w:r>
        <w:fldChar w:fldCharType="end"/>
      </w:r>
    </w:p>
    <w:p w14:paraId="6D2D8FCB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分析：左下角提示账户创建成功</w:t>
      </w:r>
    </w:p>
    <w:p w14:paraId="049D00B7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hint="eastAsia" w:ascii="Times New Roman" w:hAnsi="Times New Roman" w:cs="Times New Roman"/>
          <w:sz w:val="24"/>
          <w:szCs w:val="24"/>
        </w:rPr>
        <w:t xml:space="preserve">） </w:t>
      </w:r>
      <w:r>
        <w:rPr>
          <w:rFonts w:ascii="Times New Roman" w:hAnsi="Times New Roman" w:cs="Times New Roman"/>
          <w:sz w:val="24"/>
          <w:szCs w:val="24"/>
        </w:rPr>
        <w:t>测试用例3</w:t>
      </w:r>
      <w:r>
        <w:rPr>
          <w:rFonts w:hint="eastAsia" w:ascii="Times New Roman" w:hAnsi="Times New Roman" w:cs="Times New Roman"/>
          <w:sz w:val="24"/>
          <w:szCs w:val="24"/>
        </w:rPr>
        <w:t>：创建账户：qmm</w:t>
      </w:r>
      <w:r>
        <w:rPr>
          <w:rFonts w:ascii="Times New Roman" w:hAnsi="Times New Roman" w:cs="Times New Roman"/>
          <w:sz w:val="24"/>
          <w:szCs w:val="24"/>
        </w:rPr>
        <w:t xml:space="preserve">  0.002 60 1000 勾选信用账户（在qt界面输入重名的账户）</w:t>
      </w:r>
    </w:p>
    <w:p w14:paraId="28D86001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INCLUDEPICTURE "C:\\Users\\zzzzzzca\\Documents\\Tencent Files\\1796090500\\Image\\C2C\\[HRHF(ZAZ}4543U6VOW`ZCQ.png" \* MERGEFORMATINET </w:instrText>
      </w:r>
      <w:r>
        <w:fldChar w:fldCharType="separate"/>
      </w:r>
      <w:r>
        <w:pict>
          <v:shape id="_x0000_i1028" o:spt="75" type="#_x0000_t75" style="height:256.5pt;width:297.5pt;" filled="f" o:preferrelative="t" stroked="f" coordsize="21600,21600">
            <v:path/>
            <v:fill on="f" focussize="0,0"/>
            <v:stroke on="f" joinstyle="miter"/>
            <v:imagedata r:id="rId11" r:href="rId12" o:title=""/>
            <o:lock v:ext="edit" aspectratio="t"/>
            <w10:wrap type="none"/>
            <w10:anchorlock/>
          </v:shape>
        </w:pict>
      </w:r>
      <w:r>
        <w:fldChar w:fldCharType="end"/>
      </w:r>
    </w:p>
    <w:p w14:paraId="597611ED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分析：因为创建了已有此名字的账户</w:t>
      </w:r>
    </w:p>
    <w:p w14:paraId="3235C9AE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hint="eastAsia" w:ascii="Times New Roman" w:hAnsi="Times New Roman" w:cs="Times New Roman"/>
          <w:sz w:val="24"/>
          <w:szCs w:val="24"/>
        </w:rPr>
        <w:t xml:space="preserve">） </w:t>
      </w:r>
      <w:r>
        <w:rPr>
          <w:rFonts w:ascii="Times New Roman" w:hAnsi="Times New Roman" w:cs="Times New Roman"/>
          <w:sz w:val="24"/>
          <w:szCs w:val="24"/>
        </w:rPr>
        <w:t>测试用例4</w:t>
      </w:r>
      <w:r>
        <w:rPr>
          <w:rFonts w:hint="eastAsia" w:ascii="Times New Roman" w:hAnsi="Times New Roman" w:cs="Times New Roman"/>
          <w:sz w:val="24"/>
          <w:szCs w:val="24"/>
        </w:rPr>
        <w:t>：取钱：qmm</w:t>
      </w:r>
      <w:r>
        <w:rPr>
          <w:rFonts w:ascii="Times New Roman" w:hAnsi="Times New Roman" w:cs="Times New Roman"/>
          <w:sz w:val="24"/>
          <w:szCs w:val="24"/>
        </w:rPr>
        <w:t xml:space="preserve">  5000（在qt界面输入取钱下面框的信息）</w:t>
      </w:r>
    </w:p>
    <w:p w14:paraId="332EFC33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输出截图：</w:t>
      </w:r>
    </w:p>
    <w:p w14:paraId="3ADF2DE0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INCLUDEPICTURE "C:\\Users\\zzzzzzca\\Documents\\Tencent Files\\1796090500\\Image\\C2C\\`RD7QNLKJSW8O08XZFTOV$C.png" \* MERGEFORMATINET </w:instrText>
      </w:r>
      <w:r>
        <w:fldChar w:fldCharType="separate"/>
      </w:r>
      <w:r>
        <w:pict>
          <v:shape id="_x0000_i1029" o:spt="75" type="#_x0000_t75" style="height:306.5pt;width:356pt;" filled="f" o:preferrelative="t" stroked="f" coordsize="21600,21600">
            <v:path/>
            <v:fill on="f" focussize="0,0"/>
            <v:stroke on="f" joinstyle="miter"/>
            <v:imagedata r:id="rId13" r:href="rId14" o:title=""/>
            <o:lock v:ext="edit" aspectratio="t"/>
            <w10:wrap type="none"/>
            <w10:anchorlock/>
          </v:shape>
        </w:pict>
      </w:r>
      <w:r>
        <w:fldChar w:fldCharType="end"/>
      </w:r>
    </w:p>
    <w:p w14:paraId="1263FEDA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INCLUDEPICTURE "C:\\Users\\zzzzzzca\\Documents\\Tencent Files\\1796090500\\Image\\C2C\\$5A2R2{669XXMKS9TOW72_5.png" \* MERGEFORMATINET </w:instrText>
      </w:r>
      <w:r>
        <w:fldChar w:fldCharType="separate"/>
      </w:r>
      <w:r>
        <w:pict>
          <v:shape id="_x0000_i1030" o:spt="75" type="#_x0000_t75" style="height:310pt;width:357pt;" filled="f" o:preferrelative="t" stroked="f" coordsize="21600,21600">
            <v:path/>
            <v:fill on="f" focussize="0,0"/>
            <v:stroke on="f" joinstyle="miter"/>
            <v:imagedata r:id="rId15" r:href="rId16" o:title=""/>
            <o:lock v:ext="edit" aspectratio="t"/>
            <w10:wrap type="none"/>
            <w10:anchorlock/>
          </v:shape>
        </w:pict>
      </w:r>
      <w:r>
        <w:fldChar w:fldCharType="end"/>
      </w:r>
    </w:p>
    <w:p w14:paraId="08C140CE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分析：取的钱超过余额和信用卡的额度了，所以便会弹窗同时</w:t>
      </w:r>
      <w:r>
        <w:rPr>
          <w:rFonts w:hint="eastAsia" w:ascii="Times New Roman" w:hAnsi="Times New Roman" w:cs="Times New Roman"/>
          <w:sz w:val="24"/>
          <w:szCs w:val="24"/>
        </w:rPr>
        <w:t>Qt界面里面q</w:t>
      </w:r>
      <w:r>
        <w:rPr>
          <w:rFonts w:ascii="Times New Roman" w:hAnsi="Times New Roman" w:cs="Times New Roman"/>
          <w:sz w:val="24"/>
          <w:szCs w:val="24"/>
        </w:rPr>
        <w:t>Debug</w:t>
      </w:r>
      <w:r>
        <w:rPr>
          <w:rFonts w:hint="eastAsia"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)也输出了</w:t>
      </w:r>
    </w:p>
    <w:p w14:paraId="7D095E20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94CB06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hint="eastAsia" w:ascii="Times New Roman" w:hAnsi="Times New Roman" w:cs="Times New Roman"/>
          <w:sz w:val="24"/>
          <w:szCs w:val="24"/>
        </w:rPr>
        <w:t xml:space="preserve">） </w:t>
      </w:r>
      <w:r>
        <w:rPr>
          <w:rFonts w:ascii="Times New Roman" w:hAnsi="Times New Roman" w:cs="Times New Roman"/>
          <w:sz w:val="24"/>
          <w:szCs w:val="24"/>
        </w:rPr>
        <w:t>测试用例5</w:t>
      </w:r>
      <w:r>
        <w:rPr>
          <w:rFonts w:hint="eastAsia" w:ascii="Times New Roman" w:hAnsi="Times New Roman" w:cs="Times New Roman"/>
          <w:sz w:val="24"/>
          <w:szCs w:val="24"/>
        </w:rPr>
        <w:t>：改日期：</w:t>
      </w:r>
      <w:r>
        <w:rPr>
          <w:rFonts w:ascii="Times New Roman" w:hAnsi="Times New Roman" w:cs="Times New Roman"/>
          <w:sz w:val="24"/>
          <w:szCs w:val="24"/>
        </w:rPr>
        <w:t xml:space="preserve">  31（在qt界面输入两次并点击确认）</w:t>
      </w:r>
    </w:p>
    <w:p w14:paraId="414FD752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>
        <w:rPr>
          <w:rFonts w:hint="eastAsia" w:ascii="Times New Roman" w:hAnsi="Times New Roman" w:cs="Times New Roman"/>
          <w:sz w:val="24"/>
          <w:szCs w:val="24"/>
        </w:rPr>
        <w:t>改日期：</w:t>
      </w:r>
      <w:r>
        <w:rPr>
          <w:rFonts w:ascii="Times New Roman" w:hAnsi="Times New Roman" w:cs="Times New Roman"/>
          <w:sz w:val="24"/>
          <w:szCs w:val="24"/>
        </w:rPr>
        <w:t xml:space="preserve">  0</w:t>
      </w:r>
    </w:p>
    <w:p w14:paraId="47566669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输出截图：</w:t>
      </w:r>
    </w:p>
    <w:p w14:paraId="5F954B8B">
      <w:pPr>
        <w:pBdr>
          <w:bottom w:val="single" w:color="auto" w:sz="4" w:space="0"/>
        </w:pBdr>
        <w:spacing w:line="360" w:lineRule="auto"/>
      </w:pPr>
      <w:r>
        <w:fldChar w:fldCharType="begin"/>
      </w:r>
      <w:r>
        <w:instrText xml:space="preserve"> INCLUDEPICTURE "C:\\Users\\zzzzzzca\\Documents\\Tencent Files\\1796090500\\Image\\C2C\\3F_ST58Z6PPZB%[FGUKQ[@X.png" \* MERGEFORMATINET </w:instrText>
      </w:r>
      <w:r>
        <w:fldChar w:fldCharType="separate"/>
      </w:r>
      <w:r>
        <w:pict>
          <v:shape id="_x0000_i1031" o:spt="75" type="#_x0000_t75" style="height:323.5pt;width:375.5pt;" filled="f" o:preferrelative="t" stroked="f" coordsize="21600,21600">
            <v:path/>
            <v:fill on="f" focussize="0,0"/>
            <v:stroke on="f" joinstyle="miter"/>
            <v:imagedata r:id="rId17" r:href="rId18" o:title=""/>
            <o:lock v:ext="edit" aspectratio="t"/>
            <w10:wrap type="none"/>
            <w10:anchorlock/>
          </v:shape>
        </w:pict>
      </w:r>
      <w:r>
        <w:fldChar w:fldCharType="end"/>
      </w:r>
    </w:p>
    <w:p w14:paraId="1D86E5EE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INCLUDEPICTURE "C:\\Users\\zzzzzzca\\Documents\\Tencent Files\\1796090500\\Image\\C2C\\3X`U9TJNR}KY2DF2O8~LUTS.png" \* MERGEFORMATINET </w:instrText>
      </w:r>
      <w:r>
        <w:fldChar w:fldCharType="separate"/>
      </w:r>
      <w:r>
        <w:pict>
          <v:shape id="_x0000_i1032" o:spt="75" type="#_x0000_t75" style="height:312.5pt;width:363pt;" filled="f" o:preferrelative="t" stroked="f" coordsize="21600,21600">
            <v:path/>
            <v:fill on="f" focussize="0,0"/>
            <v:stroke on="f" joinstyle="miter"/>
            <v:imagedata r:id="rId19" r:href="rId20" o:title=""/>
            <o:lock v:ext="edit" aspectratio="t"/>
            <w10:wrap type="none"/>
            <w10:anchorlock/>
          </v:shape>
        </w:pict>
      </w:r>
      <w:r>
        <w:fldChar w:fldCharType="end"/>
      </w:r>
    </w:p>
    <w:p w14:paraId="3F1DF4E5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分析：</w:t>
      </w:r>
      <w:r>
        <w:rPr>
          <w:rFonts w:hint="eastAsia" w:ascii="Times New Roman" w:hAnsi="Times New Roman" w:cs="Times New Roman"/>
          <w:sz w:val="24"/>
          <w:szCs w:val="24"/>
        </w:rPr>
        <w:t>9月没有3</w:t>
      </w:r>
      <w:r>
        <w:rPr>
          <w:rFonts w:ascii="Times New Roman" w:hAnsi="Times New Roman" w:cs="Times New Roman"/>
          <w:sz w:val="24"/>
          <w:szCs w:val="24"/>
        </w:rPr>
        <w:t>1天，且（</w:t>
      </w:r>
      <w:r>
        <w:rPr>
          <w:rFonts w:hint="eastAsia"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）改日期不能回到过去（异常处理的代码在上面已展示）</w:t>
      </w:r>
    </w:p>
    <w:p w14:paraId="19511923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hint="eastAsia" w:ascii="Times New Roman" w:hAnsi="Times New Roman" w:cs="Times New Roman"/>
          <w:sz w:val="24"/>
          <w:szCs w:val="24"/>
        </w:rPr>
        <w:t xml:space="preserve">） </w:t>
      </w:r>
      <w:r>
        <w:rPr>
          <w:rFonts w:ascii="Times New Roman" w:hAnsi="Times New Roman" w:cs="Times New Roman"/>
          <w:sz w:val="24"/>
          <w:szCs w:val="24"/>
        </w:rPr>
        <w:t>测试用例6</w:t>
      </w:r>
      <w:r>
        <w:rPr>
          <w:rFonts w:hint="eastAsia" w:ascii="Times New Roman" w:hAnsi="Times New Roman" w:cs="Times New Roman"/>
          <w:sz w:val="24"/>
          <w:szCs w:val="24"/>
        </w:rPr>
        <w:t>：注册：账号：6</w:t>
      </w:r>
      <w:r>
        <w:rPr>
          <w:rFonts w:ascii="Times New Roman" w:hAnsi="Times New Roman" w:cs="Times New Roman"/>
          <w:sz w:val="24"/>
          <w:szCs w:val="24"/>
        </w:rPr>
        <w:t>66 两次密码：</w:t>
      </w:r>
      <w:r>
        <w:rPr>
          <w:rFonts w:hint="eastAsia"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66（用户在登录界面注册已有的账户）</w:t>
      </w:r>
    </w:p>
    <w:p w14:paraId="6AB8340E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输出截图：</w:t>
      </w:r>
    </w:p>
    <w:p w14:paraId="52E685CB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INCLUDEPICTURE "C:\\Users\\zzzzzzca\\Documents\\Tencent Files\\1796090500\\Image\\C2C\\R2{NRS4GY4[]T2$_V6HF{`U.png" \* MERGEFORMATINET </w:instrText>
      </w:r>
      <w:r>
        <w:fldChar w:fldCharType="separate"/>
      </w:r>
      <w:r>
        <w:pict>
          <v:shape id="_x0000_i1033" o:spt="75" type="#_x0000_t75" style="height:171pt;width:213pt;" filled="f" o:preferrelative="t" stroked="f" coordsize="21600,21600">
            <v:path/>
            <v:fill on="f" focussize="0,0"/>
            <v:stroke on="f" joinstyle="miter"/>
            <v:imagedata r:id="rId21" r:href="rId22" o:title=""/>
            <o:lock v:ext="edit" aspectratio="t"/>
            <w10:wrap type="none"/>
            <w10:anchorlock/>
          </v:shape>
        </w:pict>
      </w:r>
      <w:r>
        <w:fldChar w:fldCharType="end"/>
      </w:r>
    </w:p>
    <w:p w14:paraId="6FE8EE2C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分析：账号名已注册过</w:t>
      </w:r>
    </w:p>
    <w:p w14:paraId="7F65D21F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hint="eastAsia" w:ascii="Times New Roman" w:hAnsi="Times New Roman" w:cs="Times New Roman"/>
          <w:sz w:val="24"/>
          <w:szCs w:val="24"/>
        </w:rPr>
        <w:t xml:space="preserve">） </w:t>
      </w:r>
      <w:r>
        <w:rPr>
          <w:rFonts w:ascii="Times New Roman" w:hAnsi="Times New Roman" w:cs="Times New Roman"/>
          <w:sz w:val="24"/>
          <w:szCs w:val="24"/>
        </w:rPr>
        <w:t>测试用例7</w:t>
      </w:r>
      <w:r>
        <w:rPr>
          <w:rFonts w:hint="eastAsia" w:ascii="Times New Roman" w:hAnsi="Times New Roman" w:cs="Times New Roman"/>
          <w:sz w:val="24"/>
          <w:szCs w:val="24"/>
        </w:rPr>
        <w:t>：登录：账号：6</w:t>
      </w:r>
      <w:r>
        <w:rPr>
          <w:rFonts w:ascii="Times New Roman" w:hAnsi="Times New Roman" w:cs="Times New Roman"/>
          <w:sz w:val="24"/>
          <w:szCs w:val="24"/>
        </w:rPr>
        <w:t>66 密码：</w:t>
      </w:r>
      <w:r>
        <w:rPr>
          <w:rFonts w:hint="eastAsia"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67（用户在登录界面登录）</w:t>
      </w:r>
    </w:p>
    <w:p w14:paraId="17DC2649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</w:p>
    <w:p w14:paraId="1E742B23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输出截图：</w:t>
      </w:r>
    </w:p>
    <w:p w14:paraId="080370BF">
      <w:pPr>
        <w:pBdr>
          <w:bottom w:val="single" w:color="auto" w:sz="4" w:space="0"/>
        </w:pBdr>
        <w:spacing w:line="360" w:lineRule="auto"/>
      </w:pPr>
      <w:r>
        <w:fldChar w:fldCharType="begin"/>
      </w:r>
      <w:r>
        <w:instrText xml:space="preserve"> INCLUDEPICTURE "C:\\Users\\zzzzzzca\\Documents\\Tencent Files\\1796090500\\Image\\C2C\\M20OQOWZP{93G4UX08SO6ZJ.png" \* MERGEFORMATINET </w:instrText>
      </w:r>
      <w:r>
        <w:fldChar w:fldCharType="separate"/>
      </w:r>
      <w:r>
        <w:pict>
          <v:shape id="_x0000_i1034" o:spt="75" type="#_x0000_t75" style="height:281.5pt;width:350pt;" filled="f" o:preferrelative="t" stroked="f" coordsize="21600,21600">
            <v:path/>
            <v:fill on="f" focussize="0,0"/>
            <v:stroke on="f" joinstyle="miter"/>
            <v:imagedata r:id="rId23" r:href="rId24" o:title=""/>
            <o:lock v:ext="edit" aspectratio="t"/>
            <w10:wrap type="none"/>
            <w10:anchorlock/>
          </v:shape>
        </w:pict>
      </w:r>
      <w:r>
        <w:fldChar w:fldCharType="end"/>
      </w:r>
    </w:p>
    <w:p w14:paraId="3B3F4126">
      <w:pPr>
        <w:pBdr>
          <w:bottom w:val="single" w:color="auto" w:sz="4" w:space="0"/>
        </w:pBdr>
        <w:spacing w:line="360" w:lineRule="auto"/>
      </w:pPr>
      <w:r>
        <w:t>分析：密码错误</w:t>
      </w:r>
    </w:p>
    <w:p w14:paraId="463D79AB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【功能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：</w:t>
      </w:r>
      <w:r>
        <w:rPr>
          <w:rFonts w:hint="eastAsia"/>
          <w:szCs w:val="28"/>
        </w:rPr>
        <w:t>增加了图形页面</w:t>
      </w:r>
      <w:r>
        <w:rPr>
          <w:rFonts w:hint="eastAsia" w:ascii="Times New Roman" w:hAnsi="Times New Roman" w:cs="Times New Roman"/>
        </w:rPr>
        <w:t>】</w:t>
      </w:r>
    </w:p>
    <w:p w14:paraId="17117D7B">
      <w:pPr>
        <w:pStyle w:val="12"/>
        <w:numPr>
          <w:ilvl w:val="0"/>
          <w:numId w:val="3"/>
        </w:numPr>
        <w:pBdr>
          <w:bottom w:val="single" w:color="auto" w:sz="4" w:space="0"/>
        </w:pBd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设计</w:t>
      </w:r>
    </w:p>
    <w:p w14:paraId="183357B7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采用qt</w:t>
      </w:r>
      <w:r>
        <w:rPr>
          <w:rFonts w:ascii="Times New Roman" w:hAnsi="Times New Roman" w:cs="Times New Roman"/>
        </w:rPr>
        <w:t>6.7.1</w:t>
      </w:r>
      <w:r>
        <w:rPr>
          <w:rFonts w:hint="eastAsia" w:ascii="Times New Roman" w:hAnsi="Times New Roman" w:cs="Times New Roman"/>
        </w:rPr>
        <w:t>设计了图形页面，并且完成了相关的按钮，注册/登陆功能。</w:t>
      </w:r>
    </w:p>
    <w:p w14:paraId="406EAC7E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以下为主页面样式，包含了注册与登录分别的账户和密码的输入框和注册登陆的按钮。</w:t>
      </w:r>
    </w:p>
    <w:p w14:paraId="34083406">
      <w:pPr>
        <w:pBdr>
          <w:bottom w:val="single" w:color="auto" w:sz="4" w:space="0"/>
        </w:pBdr>
        <w:spacing w:line="360" w:lineRule="auto"/>
      </w:pPr>
      <w:r>
        <w:fldChar w:fldCharType="begin"/>
      </w:r>
      <w:r>
        <w:instrText xml:space="preserve"> INCLUDEPICTURE "C:\\Users\\zzzzzzca\\Documents\\Tencent Files\\1796090500\\Image\\C2C\\FX0)W0_`1DJH%B$%]]NE2QV.png" \* MERGEFORMATINET </w:instrText>
      </w:r>
      <w:r>
        <w:fldChar w:fldCharType="separate"/>
      </w:r>
      <w:r>
        <w:pict>
          <v:shape id="_x0000_i1035" o:spt="75" type="#_x0000_t75" style="height:217pt;width:270.5pt;" filled="f" o:preferrelative="t" stroked="f" coordsize="21600,21600">
            <v:path/>
            <v:fill on="f" focussize="0,0"/>
            <v:stroke on="f" joinstyle="miter"/>
            <v:imagedata r:id="rId25" r:href="rId26" o:title=""/>
            <o:lock v:ext="edit" aspectratio="t"/>
            <w10:wrap type="none"/>
            <w10:anchorlock/>
          </v:shape>
        </w:pict>
      </w:r>
      <w:r>
        <w:fldChar w:fldCharType="end"/>
      </w:r>
    </w:p>
    <w:p w14:paraId="1AAC670E">
      <w:pPr>
        <w:pBdr>
          <w:bottom w:val="single" w:color="auto" w:sz="4" w:space="0"/>
        </w:pBdr>
        <w:spacing w:line="360" w:lineRule="auto"/>
      </w:pPr>
    </w:p>
    <w:p w14:paraId="55278190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</w:p>
    <w:p w14:paraId="2C3CBF0D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之后是登录成功的操作界面，左上角有欢迎语，以及一些功能的实现框，信息的输出框（textbrowser）在相应框中输入内容点击相应的按钮后便会输出信息</w:t>
      </w:r>
    </w:p>
    <w:p w14:paraId="27B1DD94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INCLUDEPICTURE "C:\\Users\\zzzzzzca\\Documents\\Tencent Files\\1796090500\\Image\\C2C\\MUGDAEZ_Q4BE60_1AME[3PY.png" \* MERGEFORMATINET </w:instrText>
      </w:r>
      <w:r>
        <w:fldChar w:fldCharType="separate"/>
      </w:r>
      <w:r>
        <w:pict>
          <v:shape id="_x0000_i1036" o:spt="75" type="#_x0000_t75" style="height:402.5pt;width:467pt;" filled="f" o:preferrelative="t" stroked="f" coordsize="21600,21600">
            <v:path/>
            <v:fill on="f" focussize="0,0"/>
            <v:stroke on="f" joinstyle="miter"/>
            <v:imagedata r:id="rId27" r:href="rId28" o:title=""/>
            <o:lock v:ext="edit" aspectratio="t"/>
            <w10:wrap type="none"/>
            <w10:anchorlock/>
          </v:shape>
        </w:pict>
      </w:r>
      <w:r>
        <w:fldChar w:fldCharType="end"/>
      </w:r>
    </w:p>
    <w:p w14:paraId="580A9CF4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.实现</w:t>
      </w:r>
    </w:p>
    <w:p w14:paraId="27AD8D53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（mainwindow.h）</w:t>
      </w:r>
    </w:p>
    <w:p w14:paraId="4D35DB0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#ifndef MAINWINDOW_H</w:t>
      </w:r>
    </w:p>
    <w:p w14:paraId="4E65DED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#define MAINWINDOW_H</w:t>
      </w:r>
    </w:p>
    <w:p w14:paraId="66D4095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88F96C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&lt;QMainWindow&gt;</w:t>
      </w:r>
    </w:p>
    <w:p w14:paraId="6834A2C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&lt;QPushButton&gt;</w:t>
      </w:r>
    </w:p>
    <w:p w14:paraId="15CE382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&lt;QLineEdit&gt;</w:t>
      </w:r>
    </w:p>
    <w:p w14:paraId="784B88C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&lt;QLabel&gt;</w:t>
      </w:r>
    </w:p>
    <w:p w14:paraId="40122A9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&lt;QMessageBox&gt;</w:t>
      </w:r>
    </w:p>
    <w:p w14:paraId="3FCF070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QT_BEGIN_NAMESPACE</w:t>
      </w:r>
    </w:p>
    <w:p w14:paraId="6DF3B9D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namespace Ui {</w:t>
      </w:r>
    </w:p>
    <w:p w14:paraId="2DE429B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MainWindow;</w:t>
      </w:r>
    </w:p>
    <w:p w14:paraId="7CA9AEE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7D27FB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QT_END_NAMESPACE</w:t>
      </w:r>
    </w:p>
    <w:p w14:paraId="6569FCF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F3750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MainWindow : public QMainWindow</w:t>
      </w:r>
    </w:p>
    <w:p w14:paraId="6881C81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2C7A629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Q_OBJECT</w:t>
      </w:r>
    </w:p>
    <w:p w14:paraId="12EAF23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22018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public:</w:t>
      </w:r>
    </w:p>
    <w:p w14:paraId="4819B9E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MainWindow(QWidget *parent = nullptr);</w:t>
      </w:r>
    </w:p>
    <w:p w14:paraId="0D8F326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~MainWindow();</w:t>
      </w:r>
    </w:p>
    <w:p w14:paraId="4EC030F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0732F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private slots:</w:t>
      </w:r>
    </w:p>
    <w:p w14:paraId="5B68336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void on_qingping2_clicked();</w:t>
      </w:r>
    </w:p>
    <w:p w14:paraId="2EA5482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45D9B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void on_qingping1_clicked();</w:t>
      </w:r>
    </w:p>
    <w:p w14:paraId="52C8974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C936F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//void on_pushButton_query_clicked();</w:t>
      </w:r>
    </w:p>
    <w:p w14:paraId="30BB8FA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A810C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void on_pushButton_account_clicked();</w:t>
      </w:r>
    </w:p>
    <w:p w14:paraId="5124E93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5FE19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void on_pushButton_deposit_clicked();</w:t>
      </w:r>
    </w:p>
    <w:p w14:paraId="4C0B77A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93EF8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void on_pushButton_withdraw_clicked();</w:t>
      </w:r>
    </w:p>
    <w:p w14:paraId="137DEC5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B7284F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void on_pushButton_showaccount_clicked();</w:t>
      </w:r>
    </w:p>
    <w:p w14:paraId="4834BB0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EB773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void on_pushButton_NextMonth_clicked();</w:t>
      </w:r>
    </w:p>
    <w:p w14:paraId="06A5CC0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3E9D8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void on_pushButton_Confirmdays_clicked();</w:t>
      </w:r>
    </w:p>
    <w:p w14:paraId="72C1A6C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7E6E8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void on_pushButton_querymoney_clicked();</w:t>
      </w:r>
    </w:p>
    <w:p w14:paraId="5F1CC1C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EBBC8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void on_pushButton_querytime_clicked();</w:t>
      </w:r>
    </w:p>
    <w:p w14:paraId="2F60415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F99EC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private:</w:t>
      </w:r>
    </w:p>
    <w:p w14:paraId="07EE982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Ui::MainWindow *ui;</w:t>
      </w:r>
    </w:p>
    <w:p w14:paraId="44385EE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static void process(char cmd);//处理命令</w:t>
      </w:r>
    </w:p>
    <w:p w14:paraId="6D000B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static void read_cmd();//读取命令</w:t>
      </w:r>
    </w:p>
    <w:p w14:paraId="4641FEB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static MainWindow *koko;</w:t>
      </w:r>
    </w:p>
    <w:p w14:paraId="48DFA74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static void show_alert();</w:t>
      </w:r>
    </w:p>
    <w:p w14:paraId="1353FE6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};</w:t>
      </w:r>
    </w:p>
    <w:p w14:paraId="357878E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#endif // MAINWINDOW_H</w:t>
      </w:r>
    </w:p>
    <w:p w14:paraId="023AF627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Start.h)</w:t>
      </w:r>
    </w:p>
    <w:p w14:paraId="3161860F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#ifndef START_H</w:t>
      </w:r>
    </w:p>
    <w:p w14:paraId="6B7BAAAC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#define START_H</w:t>
      </w:r>
    </w:p>
    <w:p w14:paraId="533FD097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"mainwindow.h"</w:t>
      </w:r>
    </w:p>
    <w:p w14:paraId="2BF49541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&lt;QWidget&gt;</w:t>
      </w:r>
    </w:p>
    <w:p w14:paraId="5AF75FCD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9DC8F0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namespace Ui {</w:t>
      </w:r>
    </w:p>
    <w:p w14:paraId="3122DA32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login;</w:t>
      </w:r>
    </w:p>
    <w:p w14:paraId="5B912BDD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0628876D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1B30FF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login : public QWidget</w:t>
      </w:r>
    </w:p>
    <w:p w14:paraId="189B2C7B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643FF239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Q_OBJECT</w:t>
      </w:r>
    </w:p>
    <w:p w14:paraId="1275348E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3FCEFE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public:</w:t>
      </w:r>
    </w:p>
    <w:p w14:paraId="7D1DC1D1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explicit login(QWidget *parent = nullptr);</w:t>
      </w:r>
    </w:p>
    <w:p w14:paraId="73E767E6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~login();</w:t>
      </w:r>
    </w:p>
    <w:p w14:paraId="1A174E5A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9B3875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private slots:</w:t>
      </w:r>
    </w:p>
    <w:p w14:paraId="3224FB15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48DDA0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void on_Sign_clicked();</w:t>
      </w:r>
    </w:p>
    <w:p w14:paraId="05306B62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CD8BE7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void on_Login_clicked();</w:t>
      </w:r>
    </w:p>
    <w:p w14:paraId="6C29F477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6BC304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private:</w:t>
      </w:r>
    </w:p>
    <w:p w14:paraId="61DCAB51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Ui::login *ui;</w:t>
      </w:r>
    </w:p>
    <w:p w14:paraId="5A1CC2CB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MainWindow *s;</w:t>
      </w:r>
    </w:p>
    <w:p w14:paraId="5C1D9FDA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};</w:t>
      </w:r>
    </w:p>
    <w:p w14:paraId="6C3CACA2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57A30A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#endif // START_H</w:t>
      </w:r>
    </w:p>
    <w:p w14:paraId="7B481846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main.cpp)</w:t>
      </w:r>
    </w:p>
    <w:p w14:paraId="7C7C7A8E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"Start.h"</w:t>
      </w:r>
    </w:p>
    <w:p w14:paraId="1D7B39C9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&lt;QApplication&gt;</w:t>
      </w:r>
    </w:p>
    <w:p w14:paraId="47BD5988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&lt;QString&gt;</w:t>
      </w:r>
    </w:p>
    <w:p w14:paraId="6657C299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&lt;QSqlQuery&gt;</w:t>
      </w:r>
    </w:p>
    <w:p w14:paraId="7E3DD870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&lt;QDebug&gt;</w:t>
      </w:r>
    </w:p>
    <w:p w14:paraId="757F841D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&lt;QSqlDatabase&gt;</w:t>
      </w:r>
    </w:p>
    <w:p w14:paraId="268FAF06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9CF5F2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#define endl '\n'</w:t>
      </w:r>
    </w:p>
    <w:p w14:paraId="5F5D7FF5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BB30F0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 main(int argc, char *argv[])</w:t>
      </w:r>
    </w:p>
    <w:p w14:paraId="51EFFC0B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3B000CCF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// 创建QApplication实例</w:t>
      </w:r>
    </w:p>
    <w:p w14:paraId="70B5EFA4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QApplication a(argc, argv);</w:t>
      </w:r>
    </w:p>
    <w:p w14:paraId="34B133A4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03EA0F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// 创建数据库</w:t>
      </w:r>
    </w:p>
    <w:p w14:paraId="555CC4B3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QSqlDatabase db = QSqlDatabase::addDatabase("QSQLITE");</w:t>
      </w:r>
    </w:p>
    <w:p w14:paraId="27F4B262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// 设置数据库名字</w:t>
      </w:r>
    </w:p>
    <w:p w14:paraId="496ACBBB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db.setDatabaseName("login.db");</w:t>
      </w:r>
    </w:p>
    <w:p w14:paraId="3F906213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// 打开数据库</w:t>
      </w:r>
    </w:p>
    <w:p w14:paraId="69948A31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if(db.open())</w:t>
      </w:r>
    </w:p>
    <w:p w14:paraId="46B03D9B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2B8866F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qDebug() &lt;&lt; "已打开数据库" &lt;&lt; endl;</w:t>
      </w:r>
    </w:p>
    <w:p w14:paraId="4ED6EEE5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5892B93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57A96CC9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A328DE8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qDebug() &lt;&lt; "未打开数据库" &lt;&lt; endl;</w:t>
      </w:r>
    </w:p>
    <w:p w14:paraId="46E4BF9E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BA7206B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49321C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// 创建一个存储username和password的的数据库表,表名userinfo已有则不创建</w:t>
      </w:r>
    </w:p>
    <w:p w14:paraId="12FAF03E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QString cmd = "create table if not exists userinfo(username varchar(64),password varchar(64))";</w:t>
      </w:r>
    </w:p>
    <w:p w14:paraId="3C39475A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7D8927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// 执行sql语句</w:t>
      </w:r>
    </w:p>
    <w:p w14:paraId="7D2B6889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QSqlQuery query;</w:t>
      </w:r>
    </w:p>
    <w:p w14:paraId="187F1A83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if(query.exec(cmd))</w:t>
      </w:r>
    </w:p>
    <w:p w14:paraId="0F2C0ADC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1BB7D6C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qDebug() &lt;&lt; "execute success" &lt;&lt; endl;</w:t>
      </w:r>
    </w:p>
    <w:p w14:paraId="18939A52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997B55C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09DAF575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DB88084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qDebug() &lt;&lt; "execute failure" &lt;&lt; endl;</w:t>
      </w:r>
    </w:p>
    <w:p w14:paraId="36098DA7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969D701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359C11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login login11;</w:t>
      </w:r>
    </w:p>
    <w:p w14:paraId="6B70F258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// 打开登录界面</w:t>
      </w:r>
    </w:p>
    <w:p w14:paraId="0ADDFA48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login11.show();</w:t>
      </w:r>
    </w:p>
    <w:p w14:paraId="6B53B166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return a.exec();</w:t>
      </w:r>
    </w:p>
    <w:p w14:paraId="04ACE2B1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711E1E61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Start.cpp)</w:t>
      </w:r>
    </w:p>
    <w:p w14:paraId="7B1C6EB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"Start.h"</w:t>
      </w:r>
    </w:p>
    <w:p w14:paraId="2127509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"ui_Start.h"</w:t>
      </w:r>
    </w:p>
    <w:p w14:paraId="103F7E6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"mainwindow.h"</w:t>
      </w:r>
    </w:p>
    <w:p w14:paraId="412F74C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&lt;QMovie&gt;</w:t>
      </w:r>
    </w:p>
    <w:p w14:paraId="5A8E568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&lt;QSqlQuery&gt;</w:t>
      </w:r>
    </w:p>
    <w:p w14:paraId="042D932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&lt;QDebug&gt;</w:t>
      </w:r>
    </w:p>
    <w:p w14:paraId="6381C99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&lt;QSqlTableModel&gt;</w:t>
      </w:r>
    </w:p>
    <w:p w14:paraId="39ACF8B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#define  endl '\n'</w:t>
      </w:r>
    </w:p>
    <w:p w14:paraId="21FEE5F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extern QString Username;//登录时的用户名</w:t>
      </w:r>
    </w:p>
    <w:p w14:paraId="2F19471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login::login(QWidget *parent) :</w:t>
      </w:r>
    </w:p>
    <w:p w14:paraId="69F14C1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QWidget(parent),</w:t>
      </w:r>
    </w:p>
    <w:p w14:paraId="5E6B900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ui(new Ui::login)</w:t>
      </w:r>
    </w:p>
    <w:p w14:paraId="25F16B5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5493465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ui-&gt;setupUi(this);</w:t>
      </w:r>
    </w:p>
    <w:p w14:paraId="34F2487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03208D5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87F57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login::~login()</w:t>
      </w:r>
    </w:p>
    <w:p w14:paraId="036CCB2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28D4D67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delete ui;</w:t>
      </w:r>
    </w:p>
    <w:p w14:paraId="330ED1B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6FC693A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//注册</w:t>
      </w:r>
    </w:p>
    <w:p w14:paraId="17E226E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login::on_Sign_clicked()</w:t>
      </w:r>
    </w:p>
    <w:p w14:paraId="1D6F546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2519137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QString username = this-&gt;ui-&gt;lineEdit_loginusername-&gt;text();</w:t>
      </w:r>
    </w:p>
    <w:p w14:paraId="6324AC6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QString passwordfirst = this-&gt;ui-&gt;lineEdit_loginpassword1-&gt;text();</w:t>
      </w:r>
    </w:p>
    <w:p w14:paraId="5254403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QString passwordsecond = this-&gt;ui-&gt;lineEdit_loginpassword2-&gt;text();</w:t>
      </w:r>
    </w:p>
    <w:p w14:paraId="6A864EC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// 检查用户名是否存在</w:t>
      </w:r>
    </w:p>
    <w:p w14:paraId="2CD3E1F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QString checkCmd = QString("SELECT COUNT(*) FROM userinfo WHERE username='%1'").arg(username);</w:t>
      </w:r>
    </w:p>
    <w:p w14:paraId="032C3AB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QSqlQuery checkQuery;</w:t>
      </w:r>
    </w:p>
    <w:p w14:paraId="2A10205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(checkQuery.exec(checkCmd))</w:t>
      </w:r>
    </w:p>
    <w:p w14:paraId="57F2C49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82BA7A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checkQuery.next();</w:t>
      </w:r>
    </w:p>
    <w:p w14:paraId="23AB3A9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int count = checkQuery.value(0).toInt();//用户名计数，查询结果中的第一个字段，满足条件的行数，转为整数</w:t>
      </w:r>
    </w:p>
    <w:p w14:paraId="74A3FA6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 (count &gt; 0)</w:t>
      </w:r>
    </w:p>
    <w:p w14:paraId="15A11FD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E7FA6E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qDebug() &lt;&lt; "用户名已存在" &lt;&lt; endl;</w:t>
      </w:r>
    </w:p>
    <w:p w14:paraId="6BDFCDD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// 提示</w:t>
      </w:r>
    </w:p>
    <w:p w14:paraId="6995DDC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QMessageBox::warning(this, "注册失败", "用户名已存在，请选择其他用户名。");</w:t>
      </w:r>
    </w:p>
    <w:p w14:paraId="54ED7F4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return;</w:t>
      </w:r>
    </w:p>
    <w:p w14:paraId="0ACB78D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B6FFBA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47DAE8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37B2DCE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B41CA0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qDebug() &lt;&lt; "检查用户名失败" &lt;&lt; endl;</w:t>
      </w:r>
    </w:p>
    <w:p w14:paraId="3AA87D5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return;</w:t>
      </w:r>
    </w:p>
    <w:p w14:paraId="033AEB1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146C3E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6EC59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// 插入新用户信息</w:t>
      </w:r>
    </w:p>
    <w:p w14:paraId="6E983E3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if(passwordfirst==passwordsecond)</w:t>
      </w:r>
    </w:p>
    <w:p w14:paraId="779B0DF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0B0896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QString insertCmd = QString("INSERT INTO userinfo (username, password) VALUES ('%1', '%2')").arg(username).arg(passwordfirst);</w:t>
      </w:r>
    </w:p>
    <w:p w14:paraId="24628E4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QSqlQuery insertQuery;</w:t>
      </w:r>
    </w:p>
    <w:p w14:paraId="3B6C364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(insertQuery.exec(insertCmd))</w:t>
      </w:r>
    </w:p>
    <w:p w14:paraId="255F9ED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848C48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qDebug() &lt;&lt; "插入成功" &lt;&lt; endl;</w:t>
      </w:r>
    </w:p>
    <w:p w14:paraId="1B37AA7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QMessageBox::information(this, "注册成功", "账号创建成功！");</w:t>
      </w:r>
    </w:p>
    <w:p w14:paraId="2441939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374449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0B61A65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55A069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qDebug() &lt;&lt; "插入失败" &lt;&lt; endl;</w:t>
      </w:r>
    </w:p>
    <w:p w14:paraId="70EB55F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QMessageBox::warning(this, "注册失败", "账号创建失败，请重试。");</w:t>
      </w:r>
    </w:p>
    <w:p w14:paraId="76730B1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658964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55F452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34C16A2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D51B50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QMessageBox::warning(this, "注册失败", "两次密码不一样，请重试。");</w:t>
      </w:r>
    </w:p>
    <w:p w14:paraId="463CDD8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623D68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4AE74B7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//注册</w:t>
      </w:r>
    </w:p>
    <w:p w14:paraId="3E6DC69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login::on_Login_clicked()</w:t>
      </w:r>
    </w:p>
    <w:p w14:paraId="5888F7F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5959982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QString username = this-&gt;ui-&gt;lineEdit_username-&gt;text();</w:t>
      </w:r>
    </w:p>
    <w:p w14:paraId="5D0B1F8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QString password = this-&gt;ui-&gt;lineEdit_password-&gt;text();</w:t>
      </w:r>
    </w:p>
    <w:p w14:paraId="2895C4A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//创建model</w:t>
      </w:r>
    </w:p>
    <w:p w14:paraId="060B166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QSqlTableModel *model = new QSqlTableModel;</w:t>
      </w:r>
    </w:p>
    <w:p w14:paraId="60CCB56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//绑定表</w:t>
      </w:r>
    </w:p>
    <w:p w14:paraId="452CB40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model-&gt;setTable("userinfo");//main.cpp中已有说明</w:t>
      </w:r>
    </w:p>
    <w:p w14:paraId="5EA327C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//过滤数据</w:t>
      </w:r>
    </w:p>
    <w:p w14:paraId="6D5623A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model-&gt;setFilter(QString("username='%1' and password='%2'").arg(username).arg(password));</w:t>
      </w:r>
    </w:p>
    <w:p w14:paraId="287AEAC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//查询</w:t>
      </w:r>
    </w:p>
    <w:p w14:paraId="4E08616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model-&gt;select();</w:t>
      </w:r>
    </w:p>
    <w:p w14:paraId="6FF59DB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//结果</w:t>
      </w:r>
    </w:p>
    <w:p w14:paraId="26F7A0C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int row = model-&gt;rowCount();</w:t>
      </w:r>
    </w:p>
    <w:p w14:paraId="1D8CC24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Username = username;</w:t>
      </w:r>
    </w:p>
    <w:p w14:paraId="6760AEC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 = new MainWindow;</w:t>
      </w:r>
    </w:p>
    <w:p w14:paraId="0896057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if(row&gt;0){</w:t>
      </w:r>
    </w:p>
    <w:p w14:paraId="5FFF34C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qDebug()&lt;&lt;"登录成功"&lt;&lt;endl;</w:t>
      </w:r>
    </w:p>
    <w:p w14:paraId="17E2EB4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//打开主界面</w:t>
      </w:r>
    </w:p>
    <w:p w14:paraId="3FF79B3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s-&gt;show();</w:t>
      </w:r>
    </w:p>
    <w:p w14:paraId="71DB32C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2A00B3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else{</w:t>
      </w:r>
    </w:p>
    <w:p w14:paraId="7E3C0F8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QMessageBox::about(NULL,"","用户名或密码错误");</w:t>
      </w:r>
    </w:p>
    <w:p w14:paraId="4AE83E8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s-&gt;deleteLater();</w:t>
      </w:r>
    </w:p>
    <w:p w14:paraId="343D9B4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qDebug()&lt;&lt;"登录失败"&lt;&lt;endl;</w:t>
      </w:r>
    </w:p>
    <w:p w14:paraId="799B8F0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6A5D1C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8D87C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527917EB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(mainwindow.cpp)</w:t>
      </w:r>
    </w:p>
    <w:p w14:paraId="175DC0D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"mainwindow.h"</w:t>
      </w:r>
    </w:p>
    <w:p w14:paraId="3603E4E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"./ui_mainwindow.h"</w:t>
      </w:r>
    </w:p>
    <w:p w14:paraId="67D832B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"date.h"</w:t>
      </w:r>
    </w:p>
    <w:p w14:paraId="73C952B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"account.h"</w:t>
      </w:r>
    </w:p>
    <w:p w14:paraId="359EC9E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"savingaccount.h"</w:t>
      </w:r>
    </w:p>
    <w:p w14:paraId="25D5A76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"creditaccount.h"</w:t>
      </w:r>
    </w:p>
    <w:p w14:paraId="461F170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075E38C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&lt;vector&gt;</w:t>
      </w:r>
    </w:p>
    <w:p w14:paraId="75849F5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&lt;fstream&gt;</w:t>
      </w:r>
    </w:p>
    <w:p w14:paraId="5ECD0AF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&lt;stdexcept&gt;</w:t>
      </w:r>
    </w:p>
    <w:p w14:paraId="217F6BA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&lt;QLabel&gt;</w:t>
      </w:r>
    </w:p>
    <w:p w14:paraId="57EEE61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&lt;QPushButton&gt;</w:t>
      </w:r>
    </w:p>
    <w:p w14:paraId="65A201D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&lt;QLineEdit&gt;</w:t>
      </w:r>
    </w:p>
    <w:p w14:paraId="4FD215B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&lt;QDebug&gt;</w:t>
      </w:r>
    </w:p>
    <w:p w14:paraId="2A09119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&lt;QMessageBox&gt;</w:t>
      </w:r>
    </w:p>
    <w:p w14:paraId="074E6DC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&lt;QSqlDatabase&gt;</w:t>
      </w:r>
    </w:p>
    <w:p w14:paraId="4B80540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32C11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DC648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QString Username;</w:t>
      </w:r>
    </w:p>
    <w:p w14:paraId="29FB135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Date date(2008,11,1);//起始日期</w:t>
      </w:r>
    </w:p>
    <w:p w14:paraId="0251515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vector&lt;Account *&gt; accounts;//创建动态账户数组，元素个数为0</w:t>
      </w:r>
    </w:p>
    <w:p w14:paraId="765FB4C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CA79A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 cmd,type;</w:t>
      </w:r>
    </w:p>
    <w:p w14:paraId="7A1F839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 index_, day;</w:t>
      </w:r>
    </w:p>
    <w:p w14:paraId="3EB8C5C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double amount, credit, rate, fee;</w:t>
      </w:r>
    </w:p>
    <w:p w14:paraId="2F73FE8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string user, id, desc;</w:t>
      </w:r>
    </w:p>
    <w:p w14:paraId="3ECA277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Account* account;</w:t>
      </w:r>
    </w:p>
    <w:p w14:paraId="1968ED1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 date1, date2;</w:t>
      </w:r>
    </w:p>
    <w:p w14:paraId="72FD42F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ofstream out;//用于添加新命令</w:t>
      </w:r>
    </w:p>
    <w:p w14:paraId="51205CD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449A2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QString account_input[5];//存放account信息，c类type,id,credit,rate,fee s类type,id, ,rate</w:t>
      </w:r>
    </w:p>
    <w:p w14:paraId="593806B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QString change_input[3];//存放存取钱的账户名，金额，原因</w:t>
      </w:r>
    </w:p>
    <w:p w14:paraId="5BC3DC3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 daychange;</w:t>
      </w:r>
    </w:p>
    <w:p w14:paraId="1654EC3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 time1 ,time2;</w:t>
      </w:r>
    </w:p>
    <w:p w14:paraId="47A4113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 querytype;</w:t>
      </w:r>
    </w:p>
    <w:p w14:paraId="39D6885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MainWindow *MainWindow::koko = nullptr;</w:t>
      </w:r>
    </w:p>
    <w:p w14:paraId="403F5B2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AF5FA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// 文件存储格式</w:t>
      </w:r>
    </w:p>
    <w:p w14:paraId="19DAF8F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 User cmd ...</w:t>
      </w:r>
    </w:p>
    <w:p w14:paraId="21184D2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453BC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//读取命令</w:t>
      </w:r>
    </w:p>
    <w:p w14:paraId="528ADDB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MainWindow::read_cmd(){</w:t>
      </w:r>
    </w:p>
    <w:p w14:paraId="47F51E7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ifstream in;</w:t>
      </w:r>
    </w:p>
    <w:p w14:paraId="0A45CD5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in.open("commands.txt");//程序启动后，逐条读出commands.txt文件中的命令，并按命令对账户进行不同的操作，将各个账户恢复到上次退出程序时的状态</w:t>
      </w:r>
    </w:p>
    <w:p w14:paraId="0F90599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if(!in.is_open()){</w:t>
      </w:r>
    </w:p>
    <w:p w14:paraId="0178144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qDebug()&lt;&lt;"Cant find file";</w:t>
      </w:r>
    </w:p>
    <w:p w14:paraId="654A6AC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return;</w:t>
      </w:r>
    </w:p>
    <w:p w14:paraId="5A18568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54545B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while(in&gt;&gt;cmd){</w:t>
      </w:r>
    </w:p>
    <w:p w14:paraId="1E9A50D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switch (cmd) {</w:t>
      </w:r>
    </w:p>
    <w:p w14:paraId="4888A7A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case 'a'://增加账户</w:t>
      </w:r>
    </w:p>
    <w:p w14:paraId="366D3FC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F077F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in &gt;&gt; user &gt;&gt; type &gt;&gt; id;</w:t>
      </w:r>
    </w:p>
    <w:p w14:paraId="46B356C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if (type == 's') {</w:t>
      </w:r>
    </w:p>
    <w:p w14:paraId="4639AC5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in &gt;&gt; rate;</w:t>
      </w:r>
    </w:p>
    <w:p w14:paraId="59C515E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account = new SavingsAccount(date, id, user ,rate);</w:t>
      </w:r>
    </w:p>
    <w:p w14:paraId="7271816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69CAD1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else {</w:t>
      </w:r>
    </w:p>
    <w:p w14:paraId="2C57B6B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in &gt;&gt; credit &gt;&gt; rate &gt;&gt; fee;</w:t>
      </w:r>
    </w:p>
    <w:p w14:paraId="6C8EB53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account = new CreditAccount(date, id, user, credit, rate, fee);</w:t>
      </w:r>
    </w:p>
    <w:p w14:paraId="6319F8B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8D4F32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accounts.push_back(account);</w:t>
      </w:r>
    </w:p>
    <w:p w14:paraId="7CC0661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353625B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45688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case 'd'://存入现金</w:t>
      </w:r>
    </w:p>
    <w:p w14:paraId="215BE2B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in &gt;&gt; index_ &gt;&gt; amount;</w:t>
      </w:r>
    </w:p>
    <w:p w14:paraId="48BF29A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getline(in,desc);</w:t>
      </w:r>
    </w:p>
    <w:p w14:paraId="1DE2BD0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accounts[index_]-&gt;deposit(date, amount, desc);</w:t>
      </w:r>
    </w:p>
    <w:p w14:paraId="1A747AC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00E7A47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B1B33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case 'w'://取出现金</w:t>
      </w:r>
    </w:p>
    <w:p w14:paraId="13E13CA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in &gt;&gt; index_ &gt;&gt; amount ;</w:t>
      </w:r>
    </w:p>
    <w:p w14:paraId="1605FB1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getline(in,desc);</w:t>
      </w:r>
    </w:p>
    <w:p w14:paraId="6A3036D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accounts[index_]-&gt;withdraw(date, amount, desc);</w:t>
      </w:r>
    </w:p>
    <w:p w14:paraId="7F09D64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028D4D8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B9267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45572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case 'c'://改变日期</w:t>
      </w:r>
    </w:p>
    <w:p w14:paraId="0772DB7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in &gt;&gt; day;</w:t>
      </w:r>
    </w:p>
    <w:p w14:paraId="39819F6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date = Date(date.getYear(), date.getMonth(), day);</w:t>
      </w:r>
    </w:p>
    <w:p w14:paraId="75B5A64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5A126DB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56651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case 'n'://进入下个月</w:t>
      </w:r>
    </w:p>
    <w:p w14:paraId="47B5345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C2D27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if (date.getMonth() == 12)</w:t>
      </w:r>
    </w:p>
    <w:p w14:paraId="759D6D8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    date = Date(date.getYear() + 1, 1, 1);//下一年1月1月</w:t>
      </w:r>
    </w:p>
    <w:p w14:paraId="6863DA0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14:paraId="4075BA8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    date = Date(date.getYear(), date.getMonth() + 1, 1);//下一个月1号</w:t>
      </w:r>
    </w:p>
    <w:p w14:paraId="40A19E5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for (vector&lt;Account*&gt;::iterator iter = accounts.begin(); iter != accounts.end(); ++iter)//遍历所有账户</w:t>
      </w:r>
    </w:p>
    <w:p w14:paraId="4677A52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    (*iter)-&gt;settle(date);//每月都有，但1月1才计算</w:t>
      </w:r>
    </w:p>
    <w:p w14:paraId="77A8E0D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4425B95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E0C2A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7C0F05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0ED28C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in.close();</w:t>
      </w:r>
    </w:p>
    <w:p w14:paraId="16918EF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1E00660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E3772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struct deleter {</w:t>
      </w:r>
    </w:p>
    <w:p w14:paraId="542F1A4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template &lt;class T&gt; void operator () (T* p) { delete p; }</w:t>
      </w:r>
    </w:p>
    <w:p w14:paraId="7852BCB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};</w:t>
      </w:r>
    </w:p>
    <w:p w14:paraId="475078D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D1668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MainWindow::MainWindow(QWidget *parent)</w:t>
      </w:r>
    </w:p>
    <w:p w14:paraId="0A2FD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: QMainWindow(parent)</w:t>
      </w:r>
    </w:p>
    <w:p w14:paraId="0CE5AD0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, ui(new Ui::MainWindow)</w:t>
      </w:r>
    </w:p>
    <w:p w14:paraId="1D02058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17974F5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ui-&gt;setupUi(this);</w:t>
      </w:r>
    </w:p>
    <w:p w14:paraId="4626894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koko = this;//另外设置的新内部地址，ui是内部的所以是必需的</w:t>
      </w:r>
    </w:p>
    <w:p w14:paraId="3CC00D8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//初始语</w:t>
      </w:r>
    </w:p>
    <w:p w14:paraId="10AA0D3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QString theHello = "欢迎用户"+ Username;</w:t>
      </w:r>
    </w:p>
    <w:p w14:paraId="639BE7C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ui-&gt;label_chushi-&gt;setText(theHello);</w:t>
      </w:r>
    </w:p>
    <w:p w14:paraId="37B96B3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//读取文件</w:t>
      </w:r>
    </w:p>
    <w:p w14:paraId="40F7688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read_cmd();</w:t>
      </w:r>
    </w:p>
    <w:p w14:paraId="012CBF3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//显示需处理信息，还款的提示，当月账户的统计</w:t>
      </w:r>
    </w:p>
    <w:p w14:paraId="1E21E26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show_alert();</w:t>
      </w:r>
    </w:p>
    <w:p w14:paraId="563DD69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563EF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out.open("commands.txt",ios::app);//开始处理新命令并把新命令添加到commands.txt文件中</w:t>
      </w:r>
    </w:p>
    <w:p w14:paraId="275F038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56C3AF1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221C0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20F3F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MainWindow::~MainWindow()</w:t>
      </w:r>
    </w:p>
    <w:p w14:paraId="25C17CB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0080425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delete ui;</w:t>
      </w:r>
    </w:p>
    <w:p w14:paraId="6B930C6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550066D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DA60D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//处理命令</w:t>
      </w:r>
    </w:p>
    <w:p w14:paraId="3B0A374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MainWindow::process(char cmd){</w:t>
      </w:r>
    </w:p>
    <w:p w14:paraId="7EB9AF0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1E6AF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date.show();</w:t>
      </w:r>
    </w:p>
    <w:p w14:paraId="464546E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qDebug() &lt;&lt; "\tTotal:" &lt;&lt; Account::getTotal() &lt;&lt; "\tcommand&gt;";</w:t>
      </w:r>
    </w:p>
    <w:p w14:paraId="078CEEE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BD88B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switch (cmd) {</w:t>
      </w:r>
    </w:p>
    <w:p w14:paraId="121AE8A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case 'a'://增加账户</w:t>
      </w:r>
    </w:p>
    <w:p w14:paraId="738D019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try{</w:t>
      </w:r>
    </w:p>
    <w:p w14:paraId="0ED0EBC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// cin &gt;&gt; type &gt;&gt; id;</w:t>
      </w:r>
    </w:p>
    <w:p w14:paraId="5CE9364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type = account_input[0].toStdString().c_str()[0];</w:t>
      </w:r>
    </w:p>
    <w:p w14:paraId="646D3D6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user = Username.toStdString();</w:t>
      </w:r>
    </w:p>
    <w:p w14:paraId="0F47BD2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id = account_input[1].toStdString();//新账户名</w:t>
      </w:r>
    </w:p>
    <w:p w14:paraId="6329FFA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qDebug()&lt;&lt;"ok3";</w:t>
      </w:r>
    </w:p>
    <w:p w14:paraId="0ECB330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4E442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if(type == 's' || type == 'c'){</w:t>
      </w:r>
    </w:p>
    <w:p w14:paraId="35DF0C2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out &lt;&lt; endl &lt;&lt; cmd &lt;&lt; " " &lt;&lt; user &lt;&lt; " ";</w:t>
      </w:r>
    </w:p>
    <w:p w14:paraId="45457F2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out &lt;&lt; type &lt;&lt; " " &lt;&lt; id &lt;&lt; " ";</w:t>
      </w:r>
    </w:p>
    <w:p w14:paraId="2268AEF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78176F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else throw runtime_error("账户类型错误");</w:t>
      </w:r>
    </w:p>
    <w:p w14:paraId="6535280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28FF1E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catch (runtime_error&amp; err) {</w:t>
      </w:r>
    </w:p>
    <w:p w14:paraId="2D8F48F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//QMessageBox::warning(this,tr("警告"),tr(err.what());</w:t>
      </w:r>
    </w:p>
    <w:p w14:paraId="54EBAE0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qDebug()&lt;&lt;"a:runtime" &lt;&lt; err.what() ;</w:t>
      </w:r>
    </w:p>
    <w:p w14:paraId="6838EA0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8BA213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9B7F5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 (type == 's') {</w:t>
      </w:r>
    </w:p>
    <w:p w14:paraId="3DEABAE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// 存入rate;</w:t>
      </w:r>
    </w:p>
    <w:p w14:paraId="0606D77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rate = account_input[3].toDouble();</w:t>
      </w:r>
    </w:p>
    <w:p w14:paraId="617A883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out&lt;&lt;rate;</w:t>
      </w:r>
    </w:p>
    <w:p w14:paraId="797D524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account = new SavingsAccount(date, id, user, rate);</w:t>
      </w:r>
    </w:p>
    <w:p w14:paraId="4126091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2C6298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else {</w:t>
      </w:r>
    </w:p>
    <w:p w14:paraId="328D137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// 存入credit信用额，rate，fee;</w:t>
      </w:r>
    </w:p>
    <w:p w14:paraId="14E16EA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credit = account_input[2].toDouble();</w:t>
      </w:r>
    </w:p>
    <w:p w14:paraId="68B0809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rate = account_input[3].toDouble();</w:t>
      </w:r>
    </w:p>
    <w:p w14:paraId="2296778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fee = account_input[4].toDouble();</w:t>
      </w:r>
    </w:p>
    <w:p w14:paraId="75B2FCE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out&lt;&lt;credit&lt;&lt;" "&lt;&lt;rate&lt;&lt;" "&lt;&lt;fee;</w:t>
      </w:r>
    </w:p>
    <w:p w14:paraId="22E1D71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account = new CreditAccount(date, id, user, credit, rate, fee);</w:t>
      </w:r>
    </w:p>
    <w:p w14:paraId="145E1FD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qDebug()&lt;&lt;"ok4";</w:t>
      </w:r>
    </w:p>
    <w:p w14:paraId="464D244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58FA57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qDebug()&lt;&lt;"here\n";</w:t>
      </w:r>
    </w:p>
    <w:p w14:paraId="4889CAD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7F206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koko-&gt;ui-&gt;textBrowser_output-&gt;append(Username+ "的"+ QString::fromStdString(id)+ "账号已创建.");</w:t>
      </w:r>
    </w:p>
    <w:p w14:paraId="70427FC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qDebug()&lt;&lt;"ok5";</w:t>
      </w:r>
    </w:p>
    <w:p w14:paraId="479ED13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accounts.push_back(account);</w:t>
      </w:r>
    </w:p>
    <w:p w14:paraId="0BF17E9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05154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break;</w:t>
      </w:r>
    </w:p>
    <w:p w14:paraId="400D32D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C5503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case 'd'://存入现金</w:t>
      </w:r>
    </w:p>
    <w:p w14:paraId="7614A73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try{</w:t>
      </w:r>
    </w:p>
    <w:p w14:paraId="10D1711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// cin &gt;&gt; index_ &gt;&gt; amount;由QString转换</w:t>
      </w:r>
    </w:p>
    <w:p w14:paraId="7E295E1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index_ = change_input[0].toInt();</w:t>
      </w:r>
    </w:p>
    <w:p w14:paraId="2472754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amount = change_input[1].toDouble();</w:t>
      </w:r>
    </w:p>
    <w:p w14:paraId="0998053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desc = change_input[2].toStdString();</w:t>
      </w:r>
    </w:p>
    <w:p w14:paraId="6274B0B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//deposit里其实已经检测过了，双重</w:t>
      </w:r>
    </w:p>
    <w:p w14:paraId="57A10E7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if(index_ &lt; 0 || index_ &gt;= accounts.size()){</w:t>
      </w:r>
    </w:p>
    <w:p w14:paraId="4773304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throw runtime_error("The index you input is not exist.");</w:t>
      </w:r>
    </w:p>
    <w:p w14:paraId="33E42DC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BAF2E1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accounts[index_]-&gt;deposit(date, amount, desc);</w:t>
      </w:r>
    </w:p>
    <w:p w14:paraId="3592CAB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EC5FC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out &lt;&lt; endl &lt;&lt; cmd &lt;&lt; " " ;</w:t>
      </w:r>
    </w:p>
    <w:p w14:paraId="0581CAD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out&lt;&lt;index_&lt;&lt;" "&lt;&lt;amount&lt;&lt;" ";</w:t>
      </w:r>
    </w:p>
    <w:p w14:paraId="7E65EFE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out&lt;&lt;desc;</w:t>
      </w:r>
    </w:p>
    <w:p w14:paraId="613C1B8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show_alert();</w:t>
      </w:r>
    </w:p>
    <w:p w14:paraId="7DE55C1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400AB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if(accounts[index_]-&gt;getUser() == Username.toStdString()){ // 用户过滤</w:t>
      </w:r>
    </w:p>
    <w:p w14:paraId="1960A84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    koko-&gt;ui-&gt;textBrowser_output-&gt;append(QString::fromStdString(to_string(date.getYear())+"年"+to_string(date.getMonth())+"月"+to_string(date.getDay())+"日"+accounts[index_]-&gt;getId()+"存了"+to_string(amount)+"元,原因："+desc));</w:t>
      </w:r>
    </w:p>
    <w:p w14:paraId="574E210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71DF2B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A79365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catch (runtime_error&amp; err) {</w:t>
      </w:r>
    </w:p>
    <w:p w14:paraId="2062AE0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qDebug()&lt;&lt;"d:runtime" &lt;&lt; err.what();</w:t>
      </w:r>
    </w:p>
    <w:p w14:paraId="69967C1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9311EE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B713C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break;</w:t>
      </w:r>
    </w:p>
    <w:p w14:paraId="74207DD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2614D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case 'w'://取出现金</w:t>
      </w:r>
    </w:p>
    <w:p w14:paraId="56FF90A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49839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try{</w:t>
      </w:r>
    </w:p>
    <w:p w14:paraId="64E11BA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//cin &gt;&gt; index_ &gt;&gt; amount;</w:t>
      </w:r>
    </w:p>
    <w:p w14:paraId="29E9A1F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index_ = change_input[0].toInt();</w:t>
      </w:r>
    </w:p>
    <w:p w14:paraId="597F5C4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amount = change_input[1].toDouble();</w:t>
      </w:r>
    </w:p>
    <w:p w14:paraId="5EAF88F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desc = change_input[2].toStdString();</w:t>
      </w:r>
    </w:p>
    <w:p w14:paraId="15D92AC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E1DC8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getline(cin, desc);</w:t>
      </w:r>
    </w:p>
    <w:p w14:paraId="6387F46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//QT中不存在抛出这个异常了前面deposit已经检测过了</w:t>
      </w:r>
    </w:p>
    <w:p w14:paraId="0727360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if(index_ &lt; 0 || index_ &gt;= accounts.size()){</w:t>
      </w:r>
    </w:p>
    <w:p w14:paraId="6825DFC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throw runtime_error("The index you input is not exist.");</w:t>
      </w:r>
    </w:p>
    <w:p w14:paraId="220FF99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788508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accounts[index_]-&gt;withdraw(date, amount, desc);</w:t>
      </w:r>
    </w:p>
    <w:p w14:paraId="4E4311C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0C55A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out &lt;&lt; endl &lt;&lt; cmd &lt;&lt; " ";</w:t>
      </w:r>
    </w:p>
    <w:p w14:paraId="02708DC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out&lt;&lt;index_&lt;&lt;" "&lt;&lt;amount&lt;&lt;" ";</w:t>
      </w:r>
    </w:p>
    <w:p w14:paraId="4C0CE67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out&lt;&lt;desc;</w:t>
      </w:r>
    </w:p>
    <w:p w14:paraId="5C4404F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show_alert();</w:t>
      </w:r>
    </w:p>
    <w:p w14:paraId="4F5A973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if(accounts[index_]-&gt;getUser() == Username.toStdString()){ // 用户过滤</w:t>
      </w:r>
    </w:p>
    <w:p w14:paraId="707095C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    koko-&gt;ui-&gt;textBrowser_output-&gt;append(QString::fromStdString(to_string(date.getYear())+"年"+to_string(date.getMonth())+"月"+to_string(date.getDay())+"日"+accounts[index_]-&gt;getId()+"取了"+to_string(amount)+"元,原因："+desc));</w:t>
      </w:r>
    </w:p>
    <w:p w14:paraId="067E232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E31A6F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9A802E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//处理AccountException信息（异常）</w:t>
      </w:r>
    </w:p>
    <w:p w14:paraId="19ED9B9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catch (AccountException&amp; err){//</w:t>
      </w:r>
    </w:p>
    <w:p w14:paraId="1860563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qDebug() &lt;&lt;"w:AccountException" &lt;&lt; err.what() ;</w:t>
      </w:r>
    </w:p>
    <w:p w14:paraId="5AACAED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QMessageBox::warning(koko,tr("警告信息"),tr("没钱了"));</w:t>
      </w:r>
    </w:p>
    <w:p w14:paraId="3DDE4A1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CBDC96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catch (runtime_error&amp; err) {</w:t>
      </w:r>
    </w:p>
    <w:p w14:paraId="4A95582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qDebug()&lt;&lt;"w:runtime_err" &lt;&lt; err.what() ;</w:t>
      </w:r>
    </w:p>
    <w:p w14:paraId="6DDB65F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AF9807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84B44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break;</w:t>
      </w:r>
    </w:p>
    <w:p w14:paraId="0819B37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4D9B3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case 's'://查询各账户信息</w:t>
      </w:r>
    </w:p>
    <w:p w14:paraId="342E20F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static unsigned int num;</w:t>
      </w:r>
    </w:p>
    <w:p w14:paraId="0986D3B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num = 1;</w:t>
      </w:r>
    </w:p>
    <w:p w14:paraId="170A1CA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for (size_t i = 0; i &lt; accounts.size(); i++) {</w:t>
      </w:r>
    </w:p>
    <w:p w14:paraId="53F2E1A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4EC6E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//cout &lt;&lt; "[" &lt;&lt; i &lt;&lt; "] ";</w:t>
      </w:r>
    </w:p>
    <w:p w14:paraId="172C5BF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accounts[i]-&gt;show();</w:t>
      </w:r>
    </w:p>
    <w:p w14:paraId="5C93B2C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//cout &lt;&lt; endl;</w:t>
      </w:r>
    </w:p>
    <w:p w14:paraId="4247FF3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BDBAA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if(accounts[i]-&gt;getUser() == Username.toStdString()) // 用户过滤</w:t>
      </w:r>
    </w:p>
    <w:p w14:paraId="6A3ABC6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if(accounts[i]-&gt;s_c())</w:t>
      </w:r>
    </w:p>
    <w:p w14:paraId="56ECD9D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3BECA48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        koko-&gt;ui-&gt;textBrowser_output-&gt;append(QString::fromStdString("[" + to_string(num++) + "] " +"类型:credit  账户名：" +accounts[i]-&gt;show()));</w:t>
      </w:r>
    </w:p>
    <w:p w14:paraId="7A43CFF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567E01B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if(!accounts[i]-&gt;s_c())</w:t>
      </w:r>
    </w:p>
    <w:p w14:paraId="2D0B32B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4EC7060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        koko-&gt;ui-&gt;textBrowser_output-&gt;append(QString::fromStdString("[" + to_string(num++) + "] " +"类型:saving  账户名：" +accounts[i]-&gt;show()));</w:t>
      </w:r>
    </w:p>
    <w:p w14:paraId="10B13F5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0B4D88C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6B4367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5426E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break;</w:t>
      </w:r>
    </w:p>
    <w:p w14:paraId="46CE3FE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E554A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case 'c'://改变日期</w:t>
      </w:r>
    </w:p>
    <w:p w14:paraId="35D9FE5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0E295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//cin &gt;&gt; day;</w:t>
      </w:r>
    </w:p>
    <w:p w14:paraId="78DE017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day = daychange;</w:t>
      </w:r>
    </w:p>
    <w:p w14:paraId="45B3C49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AE73F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 (day &lt; date.getDay())</w:t>
      </w:r>
    </w:p>
    <w:p w14:paraId="2C986D0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3E990DF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qDebug() &lt;&lt; "You cannot specify a previous day";//日子已经过了</w:t>
      </w:r>
    </w:p>
    <w:p w14:paraId="760B82E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QMessageBox::warning(koko,tr("警告信息"),tr("听反方向的钟也回不去过去qwq"));</w:t>
      </w:r>
    </w:p>
    <w:p w14:paraId="38FD02A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show_alert();</w:t>
      </w:r>
    </w:p>
    <w:p w14:paraId="2CE9F59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1DC5693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EDD9CF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else if (day &gt; date.getMaxDay() || day&lt;1)</w:t>
      </w:r>
    </w:p>
    <w:p w14:paraId="520739E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1853781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qDebug() &lt;&lt; "Invalid day";</w:t>
      </w:r>
    </w:p>
    <w:p w14:paraId="69BE77D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QMessageBox::warning(koko,tr("警告信息"),tr("无效日"));</w:t>
      </w:r>
    </w:p>
    <w:p w14:paraId="45C5C34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show_alert();</w:t>
      </w:r>
    </w:p>
    <w:p w14:paraId="5D4125D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break;//终止，防止写入</w:t>
      </w:r>
    </w:p>
    <w:p w14:paraId="7E1C522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E61AAB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24B802E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date = Date(date.getYear(), date.getMonth(), day);</w:t>
      </w:r>
    </w:p>
    <w:p w14:paraId="6AB21BC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show_alert();</w:t>
      </w:r>
    </w:p>
    <w:p w14:paraId="34598E3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C58C4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out &lt;&lt; endl &lt;&lt; cmd &lt;&lt; " ";</w:t>
      </w:r>
    </w:p>
    <w:p w14:paraId="0A1844A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out&lt;&lt;day;</w:t>
      </w:r>
    </w:p>
    <w:p w14:paraId="4067E4C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break;</w:t>
      </w:r>
    </w:p>
    <w:p w14:paraId="40D9083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EE3B5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case 'n'://进入下个月</w:t>
      </w:r>
    </w:p>
    <w:p w14:paraId="7550676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38257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 (date.getMonth() == 12)</w:t>
      </w:r>
    </w:p>
    <w:p w14:paraId="7C13633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date = Date(date.getYear() + 1, 1, 1);//下一年1月1月</w:t>
      </w:r>
    </w:p>
    <w:p w14:paraId="06D664B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7D024F1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date = Date(date.getYear(), date.getMonth() + 1, 1);//下一个月1号</w:t>
      </w:r>
    </w:p>
    <w:p w14:paraId="5ACF671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5BF36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for (vector&lt;Account*&gt;::iterator iter = accounts.begin(); iter != accounts.end(); ++iter)</w:t>
      </w:r>
    </w:p>
    <w:p w14:paraId="68EC9A1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(*iter)-&gt;settle(date);</w:t>
      </w:r>
    </w:p>
    <w:p w14:paraId="68A7E88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show_alert();</w:t>
      </w:r>
    </w:p>
    <w:p w14:paraId="339838A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out &lt;&lt; endl &lt;&lt; cmd &lt;&lt; " ";</w:t>
      </w:r>
    </w:p>
    <w:p w14:paraId="368B2CF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break;</w:t>
      </w:r>
    </w:p>
    <w:p w14:paraId="2EB72E7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2B2043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case 'q'://查询一段时间内的账目</w:t>
      </w:r>
    </w:p>
    <w:p w14:paraId="6363967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try{</w:t>
      </w:r>
    </w:p>
    <w:p w14:paraId="011ED28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date1 = time1;</w:t>
      </w:r>
    </w:p>
    <w:p w14:paraId="0CD727E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date2 = time2;</w:t>
      </w:r>
    </w:p>
    <w:p w14:paraId="38111C9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//Account::query(date1, date2 ,user);</w:t>
      </w:r>
    </w:p>
    <w:p w14:paraId="49E6F61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koko-&gt;ui-&gt;textBrowser_output-&gt;append(QString::fromStdString(Account::query(date1, date2, Username.toStdString(),querytype)));</w:t>
      </w:r>
    </w:p>
    <w:p w14:paraId="5CD0F20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0C3F97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//利用QT的日期所以其实并不会有这个DateException的异常（应该）</w:t>
      </w:r>
    </w:p>
    <w:p w14:paraId="3403CC0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catch (DateException &amp; err){</w:t>
      </w:r>
    </w:p>
    <w:p w14:paraId="68DD49A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qDebug()&lt;&lt;"q:DataException" &lt;&lt; err.what();</w:t>
      </w:r>
    </w:p>
    <w:p w14:paraId="3B6C13E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if(cin.fail()) cin.clear();</w:t>
      </w:r>
    </w:p>
    <w:p w14:paraId="192B286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CD2652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C565D9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6EA6EF1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3282A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MainWindow::show_alert(){</w:t>
      </w:r>
    </w:p>
    <w:p w14:paraId="6EDD19B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double debt = 0;</w:t>
      </w:r>
    </w:p>
    <w:p w14:paraId="035B73B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double income = 0, cost = 0;</w:t>
      </w:r>
    </w:p>
    <w:p w14:paraId="1353E82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double debting;</w:t>
      </w:r>
    </w:p>
    <w:p w14:paraId="6295781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QString datenowdays = QString("当前日期 年: %1, 月: %2, 日: %3")</w:t>
      </w:r>
    </w:p>
    <w:p w14:paraId="65DAF1F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.arg(date.getYear())</w:t>
      </w:r>
    </w:p>
    <w:p w14:paraId="011C795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.arg(date.getMonth())</w:t>
      </w:r>
    </w:p>
    <w:p w14:paraId="482BF65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.arg(date.getDay());</w:t>
      </w:r>
    </w:p>
    <w:p w14:paraId="7E49A45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koko-&gt;ui-&gt;textBrowser_nowdate-&gt;setText("");</w:t>
      </w:r>
    </w:p>
    <w:p w14:paraId="61B73B4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koko-&gt;ui-&gt;textBrowser_nowdate-&gt;append(datenowdays);</w:t>
      </w:r>
    </w:p>
    <w:p w14:paraId="19A0255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for(unsigned int i=0; i &lt; accounts.size(); i++){</w:t>
      </w:r>
    </w:p>
    <w:p w14:paraId="735A8F9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if(accounts[i]-&gt;getUser() == Username.toStdString()){</w:t>
      </w:r>
    </w:p>
    <w:p w14:paraId="71F2F01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if(accounts[i]-&gt;s_c())</w:t>
      </w:r>
    </w:p>
    <w:p w14:paraId="760DA40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{//指回来类型信用卡c  1</w:t>
      </w:r>
    </w:p>
    <w:p w14:paraId="3FAD255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debting=accounts[i]-&gt;get_debt();</w:t>
      </w:r>
    </w:p>
    <w:p w14:paraId="34C019E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if(debting&lt;0)</w:t>
      </w:r>
    </w:p>
    <w:p w14:paraId="363EB3F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5B7B79D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debt -= accounts[i]-&gt;get_debt();</w:t>
      </w:r>
    </w:p>
    <w:p w14:paraId="40ACAFA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E9DAAA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5EF2FC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6E7A40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9EEB30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//cout &lt;&lt; date.getYear()&lt;&lt;date.getMonth()-1&lt;&lt;1</w:t>
      </w:r>
    </w:p>
    <w:p w14:paraId="11955DC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income = Account::month_income(Date(date.getYear(),date.getMonth(),1),Date(date.getYear(),date.getMonth(),date.getMaxDay()),Username.toStdString());//收入</w:t>
      </w:r>
    </w:p>
    <w:p w14:paraId="2044149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cost = Account::month_cost(Date(date.getYear(),date.getMonth(),1),Date(date.getYear(),date.getMonth(),date.getMaxDay()),Username.toStdString());//支出</w:t>
      </w:r>
    </w:p>
    <w:p w14:paraId="4C2846E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koko-&gt;ui-&gt;textBrowser_account-&gt;append(QString::fromStdString("本月应还："+to_string(debt)+" 本月收入："+to_string(income)+" 本月支出"+to_string(cost)));</w:t>
      </w:r>
    </w:p>
    <w:p w14:paraId="3606705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6CD81F0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81CED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MainWindow::on_qingping2_clicked()</w:t>
      </w:r>
    </w:p>
    <w:p w14:paraId="60E950A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5F04B03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koko-&gt;ui-&gt;textBrowser_output-&gt;setText("");</w:t>
      </w:r>
    </w:p>
    <w:p w14:paraId="27BC0A6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4448ED8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0855B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35EE0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MainWindow::on_qingping1_clicked()</w:t>
      </w:r>
    </w:p>
    <w:p w14:paraId="7DF9519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1630962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koko-&gt;ui-&gt;textBrowser_account-&gt;setText("");</w:t>
      </w:r>
    </w:p>
    <w:p w14:paraId="1242BF0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86CDE4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BC45CF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/*</w:t>
      </w:r>
    </w:p>
    <w:p w14:paraId="1967F24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MainWindow::on_pushButton_query_clicked()</w:t>
      </w:r>
    </w:p>
    <w:p w14:paraId="5D18A0F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783EC5D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querytype=0;</w:t>
      </w:r>
    </w:p>
    <w:p w14:paraId="20FA0D8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time1 = Date(ui-&gt;dateEdit1-&gt;date().year(), ui-&gt;dateEdit1-&gt;date().month(), ui-&gt;dateEdit1-&gt;date().day());</w:t>
      </w:r>
    </w:p>
    <w:p w14:paraId="0AD445F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time2 = Date(ui-&gt;dateEdit2-&gt;date().year(), ui-&gt;dateEdit2-&gt;date().month(), ui-&gt;dateEdit2-&gt;date().day());</w:t>
      </w:r>
    </w:p>
    <w:p w14:paraId="738EA41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MainWindow::process('q');</w:t>
      </w:r>
    </w:p>
    <w:p w14:paraId="7152793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4D4DC0C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*/</w:t>
      </w:r>
    </w:p>
    <w:p w14:paraId="4C63EAF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65ACE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DD83D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MainWindow::on_pushButton_account_clicked()</w:t>
      </w:r>
    </w:p>
    <w:p w14:paraId="2A06E86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7647511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account_input[1] = ui-&gt;lineEdit_ID-&gt;text();</w:t>
      </w:r>
    </w:p>
    <w:p w14:paraId="14E0695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for(auto &amp;iter : accounts){</w:t>
      </w:r>
    </w:p>
    <w:p w14:paraId="7392AB9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if(iter-&gt;getId() == account_input[1].toStdString()){</w:t>
      </w:r>
    </w:p>
    <w:p w14:paraId="235ECE9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QMessageBox::warning(this,tr("警告信息"),tr("系统中已有重名账号"));</w:t>
      </w:r>
    </w:p>
    <w:p w14:paraId="0A0C760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return;</w:t>
      </w:r>
    </w:p>
    <w:p w14:paraId="685A753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450866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76DC84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if(ui-&gt;checkBox_S-&gt;isChecked() &amp;&amp; !ui-&gt;checkBox_C-&gt;isChecked()){</w:t>
      </w:r>
    </w:p>
    <w:p w14:paraId="4B75FFD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account_input[0]='s';</w:t>
      </w:r>
    </w:p>
    <w:p w14:paraId="4A0F75C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30AC8C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 if(!ui-&gt;checkBox_S-&gt;isChecked() &amp;&amp; ui-&gt;checkBox_C-&gt;isChecked()){</w:t>
      </w:r>
    </w:p>
    <w:p w14:paraId="7E01B0F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account_input[0]='c';</w:t>
      </w:r>
    </w:p>
    <w:p w14:paraId="2E6EC03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74D434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else{</w:t>
      </w:r>
    </w:p>
    <w:p w14:paraId="4102423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QMessageBox::warning(this,tr("警告"),tr("请选择一种账户"));</w:t>
      </w:r>
    </w:p>
    <w:p w14:paraId="6FBC680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return;</w:t>
      </w:r>
    </w:p>
    <w:p w14:paraId="72427CA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D6A1CE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account_input[2] = ui-&gt;lineEdit_credit-&gt;text();</w:t>
      </w:r>
    </w:p>
    <w:p w14:paraId="6DA406F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account_input[3] = ui-&gt;lineEdit_rate-&gt;text();</w:t>
      </w:r>
    </w:p>
    <w:p w14:paraId="4AE69FC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account_input[4] = ui-&gt;lineEdit_fee-&gt;text();</w:t>
      </w:r>
    </w:p>
    <w:p w14:paraId="17BCC9F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qDebug()&lt;&lt;"ok1";</w:t>
      </w:r>
    </w:p>
    <w:p w14:paraId="2C0B7A3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MainWindow::process('a');</w:t>
      </w:r>
    </w:p>
    <w:p w14:paraId="48B59A3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qDebug()&lt;&lt;"ok2";</w:t>
      </w:r>
    </w:p>
    <w:p w14:paraId="2919670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42F8141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E7201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81D8D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MainWindow::on_pushButton_deposit_clicked()</w:t>
      </w:r>
    </w:p>
    <w:p w14:paraId="51B14E9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2068464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change_input[0] = ui-&gt;lineEdit_DepositID-&gt;text();</w:t>
      </w:r>
    </w:p>
    <w:p w14:paraId="7CD68F5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for(unsigned int i=0; i &lt; accounts.size(); i++){</w:t>
      </w:r>
    </w:p>
    <w:p w14:paraId="051CA70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if(accounts[i]-&gt;getId() == change_input[0].toStdString()){</w:t>
      </w:r>
    </w:p>
    <w:p w14:paraId="6389218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if(accounts[i]-&gt;getUser() != Username.toStdString()){</w:t>
      </w:r>
    </w:p>
    <w:p w14:paraId="2899AE3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    QMessageBox::warning(this,tr("警告"),tr("这不是你的账号,请不要乱动666"));</w:t>
      </w:r>
    </w:p>
    <w:p w14:paraId="7FE2360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return;</w:t>
      </w:r>
    </w:p>
    <w:p w14:paraId="6DD7F23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FEB4A4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change_input[0] = (char)(i+48);</w:t>
      </w:r>
    </w:p>
    <w:p w14:paraId="2D9CB42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change_input[1] = ui-&gt;lineEdit_Depositamount-&gt;text();</w:t>
      </w:r>
    </w:p>
    <w:p w14:paraId="411CC18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change_input[2] = ui-&gt;lineEdit_Depositdesc-&gt;text();</w:t>
      </w:r>
    </w:p>
    <w:p w14:paraId="4A9B44E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MainWindow::process('d');</w:t>
      </w:r>
    </w:p>
    <w:p w14:paraId="7EFCE93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return;</w:t>
      </w:r>
    </w:p>
    <w:p w14:paraId="78EDDFD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6331FA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C50F26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QMessageBox::warning(this,tr("警告"),tr("找不到该账号haha"));</w:t>
      </w:r>
    </w:p>
    <w:p w14:paraId="04A013A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AA7293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C1D70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4D93F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MainWindow::on_pushButton_withdraw_clicked()</w:t>
      </w:r>
    </w:p>
    <w:p w14:paraId="3095520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0E482D4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change_input[0] = ui-&gt;lineEdit_WithdrawID-&gt;text();</w:t>
      </w:r>
    </w:p>
    <w:p w14:paraId="376DAEF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for(unsigned int i=0; i &lt; accounts.size(); i++)</w:t>
      </w:r>
    </w:p>
    <w:p w14:paraId="4D4C34B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{//遍历所有对id</w:t>
      </w:r>
    </w:p>
    <w:p w14:paraId="7132E6C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if(accounts[i]-&gt;getId() == change_input[0].toStdString()){</w:t>
      </w:r>
    </w:p>
    <w:p w14:paraId="397E040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if(accounts[i]-&gt;getUser() != Username.toStdString()){</w:t>
      </w:r>
    </w:p>
    <w:p w14:paraId="1300CB9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    QMessageBox::warning(this,tr("警告"),tr("这不是你的账号,请不要乱动666"));</w:t>
      </w:r>
    </w:p>
    <w:p w14:paraId="4850780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return;</w:t>
      </w:r>
    </w:p>
    <w:p w14:paraId="63F3346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5E1E72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change_input[0] = (char)(i+48);</w:t>
      </w:r>
    </w:p>
    <w:p w14:paraId="06525E0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change_input[1] = ui-&gt;lineEdit_Withdrawamount-&gt;text();</w:t>
      </w:r>
    </w:p>
    <w:p w14:paraId="1469235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change_input[2] = ui-&gt;lineEdit_Withdrawdesc-&gt;text();</w:t>
      </w:r>
    </w:p>
    <w:p w14:paraId="18B31A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MainWindow::process('w');</w:t>
      </w:r>
    </w:p>
    <w:p w14:paraId="64795A2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return;</w:t>
      </w:r>
    </w:p>
    <w:p w14:paraId="11032C7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EC9275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9C263D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QMessageBox::warning(this,tr("警告"),tr("找不到该账号haha"));</w:t>
      </w:r>
    </w:p>
    <w:p w14:paraId="36BA6E5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599D570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BF4353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95D9F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MainWindow::on_pushButton_showaccount_clicked()</w:t>
      </w:r>
    </w:p>
    <w:p w14:paraId="211ED36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1AB709E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MainWindow::process('s');</w:t>
      </w:r>
    </w:p>
    <w:p w14:paraId="29E78E6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0BCD9CF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B6078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92716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MainWindow::on_pushButton_NextMonth_clicked()</w:t>
      </w:r>
    </w:p>
    <w:p w14:paraId="6E3F471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4114602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MainWindow::process('n');</w:t>
      </w:r>
    </w:p>
    <w:p w14:paraId="01FC8FF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0A23EEC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947B2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98272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MainWindow::on_pushButton_Confirmdays_clicked()</w:t>
      </w:r>
    </w:p>
    <w:p w14:paraId="789CF75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52373D9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koko-&gt;ui-&gt;textBrowser_nowdate-&gt;clear();</w:t>
      </w:r>
    </w:p>
    <w:p w14:paraId="03DB4C7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daychange = koko-&gt;ui-&gt;lineEditday-&gt;text().toInt();</w:t>
      </w:r>
    </w:p>
    <w:p w14:paraId="6BF73AF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if(daychange || (daychange==0))</w:t>
      </w:r>
    </w:p>
    <w:p w14:paraId="07D3EB2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MainWindow::process('c');</w:t>
      </w:r>
    </w:p>
    <w:p w14:paraId="0DFC836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4D38DBA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QMessageBox::warning(this,tr("警告"),tr("需输入天数"));</w:t>
      </w:r>
    </w:p>
    <w:p w14:paraId="6B5F0B4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//输出当前日期</w:t>
      </w:r>
    </w:p>
    <w:p w14:paraId="6827298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/*QString datenowdays = QString("当前日期 年: %1, 月: %2, 日: %3")</w:t>
      </w:r>
    </w:p>
    <w:p w14:paraId="414EA81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.arg(date.getYear())</w:t>
      </w:r>
    </w:p>
    <w:p w14:paraId="1E43F9D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.arg(date.getMonth())</w:t>
      </w:r>
    </w:p>
    <w:p w14:paraId="2BDEF5E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.arg(date.getDay());</w:t>
      </w:r>
    </w:p>
    <w:p w14:paraId="2108961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koko-&gt;ui-&gt;textBrowser_nowdate-&gt;append(datenowdays);</w:t>
      </w:r>
    </w:p>
    <w:p w14:paraId="291D2FB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*/</w:t>
      </w:r>
    </w:p>
    <w:p w14:paraId="2E73788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45E7F23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244C1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01720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MainWindow::on_pushButton_querymoney_clicked()</w:t>
      </w:r>
    </w:p>
    <w:p w14:paraId="598D2C6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094500F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querytype=1;</w:t>
      </w:r>
    </w:p>
    <w:p w14:paraId="1B16CBF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time1 = Date(ui-&gt;dateEdit1-&gt;date().year(), ui-&gt;dateEdit1-&gt;date().month(), ui-&gt;dateEdit1-&gt;date().day());</w:t>
      </w:r>
    </w:p>
    <w:p w14:paraId="1536858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time2 = Date(ui-&gt;dateEdit2-&gt;date().year(), ui-&gt;dateEdit2-&gt;date().month(), ui-&gt;dateEdit2-&gt;date().day());</w:t>
      </w:r>
    </w:p>
    <w:p w14:paraId="2EB30B4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MainWindow::process('q');</w:t>
      </w:r>
    </w:p>
    <w:p w14:paraId="059EFEC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75E918A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7DBA5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A0E430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MainWindow::on_pushButton_querytime_clicked()</w:t>
      </w:r>
    </w:p>
    <w:p w14:paraId="37D9175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2265244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querytype=0;</w:t>
      </w:r>
    </w:p>
    <w:p w14:paraId="0CA5A23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time1 = Date(ui-&gt;dateEdit1-&gt;date().year(), ui-&gt;dateEdit1-&gt;date().month(), ui-&gt;dateEdit1-&gt;date().day());</w:t>
      </w:r>
    </w:p>
    <w:p w14:paraId="195D94A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time2 = Date(ui-&gt;dateEdit2-&gt;date().year(), ui-&gt;dateEdit2-&gt;date().month(), ui-&gt;dateEdit2-&gt;date().day());</w:t>
      </w:r>
    </w:p>
    <w:p w14:paraId="0CFB3B5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MainWindow::process('q');</w:t>
      </w:r>
    </w:p>
    <w:p w14:paraId="08E5886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4EAE93C5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hint="eastAsia" w:ascii="Times New Roman" w:hAnsi="Times New Roman" w:cs="Times New Roman"/>
          <w:sz w:val="24"/>
          <w:szCs w:val="24"/>
        </w:rPr>
        <w:t>测试</w:t>
      </w:r>
    </w:p>
    <w:p w14:paraId="6AA102C5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（1）测试用例1</w:t>
      </w:r>
      <w:r>
        <w:rPr>
          <w:rFonts w:ascii="Times New Roman" w:hAnsi="Times New Roman" w:cs="Times New Roman"/>
          <w:sz w:val="24"/>
          <w:szCs w:val="24"/>
        </w:rPr>
        <w:t>:登录界面注册以及登录用例已经在功能</w:t>
      </w:r>
      <w:r>
        <w:rPr>
          <w:rFonts w:hint="eastAsia" w:ascii="Times New Roman" w:hAnsi="Times New Roman" w:cs="Times New Roman"/>
          <w:sz w:val="24"/>
          <w:szCs w:val="24"/>
        </w:rPr>
        <w:t>2中展示过了</w:t>
      </w:r>
    </w:p>
    <w:p w14:paraId="380D2E6C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（登录账户：666密码：</w:t>
      </w:r>
      <w:r>
        <w:rPr>
          <w:rFonts w:hint="eastAsia"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66）</w:t>
      </w:r>
    </w:p>
    <w:p w14:paraId="4C1AE838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运行截图：</w:t>
      </w:r>
    </w:p>
    <w:p w14:paraId="641A778C">
      <w:pPr>
        <w:pBdr>
          <w:bottom w:val="single" w:color="auto" w:sz="4" w:space="0"/>
        </w:pBdr>
        <w:spacing w:line="360" w:lineRule="auto"/>
      </w:pPr>
      <w:r>
        <w:fldChar w:fldCharType="begin"/>
      </w:r>
      <w:r>
        <w:instrText xml:space="preserve"> INCLUDEPICTURE "C:\\Users\\zzzzzzca\\Documents\\Tencent Files\\1796090500\\Image\\C2C\\]]IUCE{0JS70(2[7IZQED7S.png" \* MERGEFORMATINET </w:instrText>
      </w:r>
      <w:r>
        <w:fldChar w:fldCharType="separate"/>
      </w:r>
      <w:r>
        <w:pict>
          <v:shape id="_x0000_i1037" o:spt="75" type="#_x0000_t75" style="height:191pt;width:238pt;" filled="f" o:preferrelative="t" stroked="f" coordsize="21600,21600">
            <v:path/>
            <v:fill on="f" focussize="0,0"/>
            <v:stroke on="f" joinstyle="miter"/>
            <v:imagedata r:id="rId29" r:href="rId30" o:title=""/>
            <o:lock v:ext="edit" aspectratio="t"/>
            <w10:wrap type="none"/>
            <w10:anchorlock/>
          </v:shape>
        </w:pict>
      </w:r>
      <w:r>
        <w:fldChar w:fldCharType="end"/>
      </w:r>
    </w:p>
    <w:p w14:paraId="4BCB30F1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</w:p>
    <w:p w14:paraId="4FB1FC5E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INCLUDEPICTURE "C:\\Users\\zzzzzzca\\Documents\\Tencent Files\\1796090500\\Image\\C2C\\IY6_O9HQ0[9LSA0`6B[J)82.png" \* MERGEFORMATINET </w:instrText>
      </w:r>
      <w:r>
        <w:fldChar w:fldCharType="separate"/>
      </w:r>
      <w:r>
        <w:pict>
          <v:shape id="_x0000_i1038" o:spt="75" type="#_x0000_t75" style="height:203pt;width:235.5pt;" filled="f" o:preferrelative="t" stroked="f" coordsize="21600,21600">
            <v:path/>
            <v:fill on="f" focussize="0,0"/>
            <v:stroke on="f" joinstyle="miter"/>
            <v:imagedata r:id="rId31" r:href="rId32" o:title=""/>
            <o:lock v:ext="edit" aspectratio="t"/>
            <w10:wrap type="none"/>
            <w10:anchorlock/>
          </v:shape>
        </w:pict>
      </w:r>
      <w:r>
        <w:fldChar w:fldCharType="end"/>
      </w:r>
    </w:p>
    <w:p w14:paraId="4CF99415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分析：登录成功</w:t>
      </w:r>
    </w:p>
    <w:p w14:paraId="1C226076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（2）测试用例2：点击“显示账户信息”（之前已经操作过所以有数据保存着）</w:t>
      </w:r>
    </w:p>
    <w:p w14:paraId="2556DEDB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运行截图：</w:t>
      </w:r>
    </w:p>
    <w:p w14:paraId="05B7845C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INCLUDEPICTURE "C:\\Users\\zzzzzzca\\Documents\\Tencent Files\\1796090500\\Image\\C2C\\)2V}%KRB@OK3QNI17LKF09I.png" \* MERGEFORMATINET </w:instrText>
      </w:r>
      <w:r>
        <w:fldChar w:fldCharType="separate"/>
      </w:r>
      <w:r>
        <w:pict>
          <v:shape id="_x0000_i1039" o:spt="75" type="#_x0000_t75" style="height:344.5pt;width:400pt;" filled="f" o:preferrelative="t" stroked="f" coordsize="21600,21600">
            <v:path/>
            <v:fill on="f" focussize="0,0"/>
            <v:stroke on="f" joinstyle="miter"/>
            <v:imagedata r:id="rId33" r:href="rId34" o:title=""/>
            <o:lock v:ext="edit" aspectratio="t"/>
            <w10:wrap type="none"/>
            <w10:anchorlock/>
          </v:shape>
        </w:pict>
      </w:r>
      <w:r>
        <w:fldChar w:fldCharType="end"/>
      </w:r>
    </w:p>
    <w:p w14:paraId="2CB9032B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分析：如图片左下角框，显示信息成功</w:t>
      </w:r>
    </w:p>
    <w:p w14:paraId="561299AA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</w:p>
    <w:p w14:paraId="4472478A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hint="eastAsia" w:ascii="Times New Roman" w:hAnsi="Times New Roman" w:cs="Times New Roman"/>
          <w:sz w:val="24"/>
          <w:szCs w:val="24"/>
        </w:rPr>
        <w:t>）测试用例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hint="eastAsia" w:ascii="Times New Roman" w:hAnsi="Times New Roman" w:cs="Times New Roman"/>
          <w:sz w:val="24"/>
          <w:szCs w:val="24"/>
        </w:rPr>
        <w:t>：（创建信用类用户）</w:t>
      </w:r>
    </w:p>
    <w:p w14:paraId="4BACBD61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账户名：gangyuan 利率：</w:t>
      </w:r>
      <w:r>
        <w:rPr>
          <w:rFonts w:hint="eastAsia"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.0002 年费：</w:t>
      </w:r>
      <w:r>
        <w:rPr>
          <w:rFonts w:hint="eastAsia"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6 信用额：</w:t>
      </w:r>
      <w:r>
        <w:rPr>
          <w:rFonts w:hint="eastAsia"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0000</w:t>
      </w:r>
    </w:p>
    <w:p w14:paraId="0455B3D2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运行截图：</w:t>
      </w:r>
    </w:p>
    <w:p w14:paraId="03E71F96">
      <w:pPr>
        <w:pBdr>
          <w:bottom w:val="single" w:color="auto" w:sz="4" w:space="0"/>
        </w:pBdr>
        <w:spacing w:line="360" w:lineRule="auto"/>
      </w:pPr>
      <w:r>
        <w:fldChar w:fldCharType="begin"/>
      </w:r>
      <w:r>
        <w:instrText xml:space="preserve"> INCLUDEPICTURE "C:\\Users\\zzzzzzca\\Documents\\Tencent Files\\1796090500\\Image\\C2C\\6JG8P8L~DU~%]RCLKH6`R(V.png" \* MERGEFORMATINET </w:instrText>
      </w:r>
      <w:r>
        <w:fldChar w:fldCharType="separate"/>
      </w:r>
      <w:r>
        <w:pict>
          <v:shape id="_x0000_i1040" o:spt="75" type="#_x0000_t75" style="height:234pt;width:271.5pt;" filled="f" o:preferrelative="t" stroked="f" coordsize="21600,21600">
            <v:path/>
            <v:fill on="f" focussize="0,0"/>
            <v:stroke on="f" joinstyle="miter"/>
            <v:imagedata r:id="rId35" r:href="rId36" o:title=""/>
            <o:lock v:ext="edit" aspectratio="t"/>
            <w10:wrap type="none"/>
            <w10:anchorlock/>
          </v:shape>
        </w:pict>
      </w:r>
      <w:r>
        <w:fldChar w:fldCharType="end"/>
      </w:r>
    </w:p>
    <w:p w14:paraId="52BA43FB">
      <w:pPr>
        <w:pBdr>
          <w:bottom w:val="single" w:color="auto" w:sz="4" w:space="0"/>
        </w:pBdr>
        <w:spacing w:line="360" w:lineRule="auto"/>
      </w:pPr>
      <w:r>
        <w:t>分析：创建成功，框内有文本提示</w:t>
      </w:r>
    </w:p>
    <w:p w14:paraId="51F6D157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hint="eastAsia" w:ascii="Times New Roman" w:hAnsi="Times New Roman" w:cs="Times New Roman"/>
          <w:sz w:val="24"/>
          <w:szCs w:val="24"/>
        </w:rPr>
        <w:t>）测试用例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hint="eastAsia" w:ascii="Times New Roman" w:hAnsi="Times New Roman" w:cs="Times New Roman"/>
          <w:sz w:val="24"/>
          <w:szCs w:val="24"/>
        </w:rPr>
        <w:t>：（存钱）</w:t>
      </w:r>
    </w:p>
    <w:p w14:paraId="482BC51E">
      <w:pPr>
        <w:pBdr>
          <w:bottom w:val="single" w:color="auto" w:sz="4" w:space="0"/>
        </w:pBdr>
        <w:spacing w:line="360" w:lineRule="auto"/>
      </w:pPr>
      <w:r>
        <w:t>账户名：gangyuan 金额：</w:t>
      </w:r>
      <w:r>
        <w:rPr>
          <w:rFonts w:hint="eastAsia"/>
        </w:rPr>
        <w:t>6</w:t>
      </w:r>
      <w:r>
        <w:t>666 原因：ok</w:t>
      </w:r>
    </w:p>
    <w:p w14:paraId="5D9041D6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运行截图：</w:t>
      </w:r>
    </w:p>
    <w:p w14:paraId="1594F297">
      <w:pPr>
        <w:pBdr>
          <w:bottom w:val="single" w:color="auto" w:sz="4" w:space="0"/>
        </w:pBdr>
        <w:spacing w:line="360" w:lineRule="auto"/>
      </w:pPr>
      <w:r>
        <w:fldChar w:fldCharType="begin"/>
      </w:r>
      <w:r>
        <w:instrText xml:space="preserve"> INCLUDEPICTURE "C:\\Users\\zzzzzzca\\Documents\\Tencent Files\\1796090500\\Image\\C2C\\`A7{20XE%4S388KWF@VMXRF.png" \* MERGEFORMATINET </w:instrText>
      </w:r>
      <w:r>
        <w:fldChar w:fldCharType="separate"/>
      </w:r>
      <w:r>
        <w:pict>
          <v:shape id="_x0000_i1041" o:spt="75" type="#_x0000_t75" style="height:230pt;width:267pt;" filled="f" o:preferrelative="t" stroked="f" coordsize="21600,21600">
            <v:path/>
            <v:fill on="f" focussize="0,0"/>
            <v:stroke on="f" joinstyle="miter"/>
            <v:imagedata r:id="rId37" r:href="rId38" o:title=""/>
            <o:lock v:ext="edit" aspectratio="t"/>
            <w10:wrap type="none"/>
            <w10:anchorlock/>
          </v:shape>
        </w:pict>
      </w:r>
      <w:r>
        <w:fldChar w:fldCharType="end"/>
      </w:r>
    </w:p>
    <w:p w14:paraId="456707AC">
      <w:pPr>
        <w:pBdr>
          <w:bottom w:val="single" w:color="auto" w:sz="4" w:space="0"/>
        </w:pBdr>
        <w:spacing w:line="360" w:lineRule="auto"/>
      </w:pPr>
      <w:r>
        <w:t>分析：如左下角，存钱成功</w:t>
      </w:r>
    </w:p>
    <w:p w14:paraId="2828A16A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C9A2ED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7DF8F2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hint="eastAsia" w:ascii="Times New Roman" w:hAnsi="Times New Roman" w:cs="Times New Roman"/>
          <w:sz w:val="24"/>
          <w:szCs w:val="24"/>
        </w:rPr>
        <w:t>）测试用例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hint="eastAsia" w:ascii="Times New Roman" w:hAnsi="Times New Roman" w:cs="Times New Roman"/>
          <w:sz w:val="24"/>
          <w:szCs w:val="24"/>
        </w:rPr>
        <w:t>：（取钱）</w:t>
      </w:r>
    </w:p>
    <w:p w14:paraId="61833D3B">
      <w:pPr>
        <w:pBdr>
          <w:bottom w:val="single" w:color="auto" w:sz="4" w:space="0"/>
        </w:pBdr>
        <w:spacing w:line="360" w:lineRule="auto"/>
      </w:pPr>
      <w:r>
        <w:t>账户名：qmm 金额：100 原因：nook</w:t>
      </w:r>
    </w:p>
    <w:p w14:paraId="34F7451B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运行截图：</w:t>
      </w:r>
    </w:p>
    <w:p w14:paraId="65C7C580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INCLUDEPICTURE "C:\\Users\\zzzzzzca\\Documents\\Tencent Files\\1796090500\\Image\\C2C\\`Q%IYVSI3H9@4)SM`}5[]QP.png" \* MERGEFORMATINET </w:instrText>
      </w:r>
      <w:r>
        <w:fldChar w:fldCharType="separate"/>
      </w:r>
      <w:r>
        <w:pict>
          <v:shape id="_x0000_i1042" o:spt="75" type="#_x0000_t75" style="height:301.5pt;width:349.5pt;" filled="f" o:preferrelative="t" stroked="f" coordsize="21600,21600">
            <v:path/>
            <v:fill on="f" focussize="0,0"/>
            <v:stroke on="f" joinstyle="miter"/>
            <v:imagedata r:id="rId39" r:href="rId40" o:title=""/>
            <o:lock v:ext="edit" aspectratio="t"/>
            <w10:wrap type="none"/>
            <w10:anchorlock/>
          </v:shape>
        </w:pict>
      </w:r>
      <w:r>
        <w:fldChar w:fldCharType="end"/>
      </w:r>
    </w:p>
    <w:p w14:paraId="342937FE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分析</w:t>
      </w:r>
    </w:p>
    <w:p w14:paraId="6DB348BB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如右下角框中成功了</w:t>
      </w:r>
    </w:p>
    <w:p w14:paraId="441E0010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hint="eastAsia" w:ascii="Times New Roman" w:hAnsi="Times New Roman" w:cs="Times New Roman"/>
          <w:sz w:val="24"/>
          <w:szCs w:val="24"/>
        </w:rPr>
        <w:t>）测试用例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hint="eastAsia" w:ascii="Times New Roman" w:hAnsi="Times New Roman" w:cs="Times New Roman"/>
          <w:sz w:val="24"/>
          <w:szCs w:val="24"/>
        </w:rPr>
        <w:t>：（超额取钱）</w:t>
      </w:r>
    </w:p>
    <w:p w14:paraId="4C3E9574">
      <w:pPr>
        <w:pBdr>
          <w:bottom w:val="single" w:color="auto" w:sz="4" w:space="0"/>
        </w:pBdr>
        <w:spacing w:line="360" w:lineRule="auto"/>
      </w:pPr>
      <w:r>
        <w:t>账户名：qmm 金额：1000 原因：yesok</w:t>
      </w:r>
    </w:p>
    <w:p w14:paraId="30B97C12">
      <w:pPr>
        <w:pBdr>
          <w:bottom w:val="single" w:color="auto" w:sz="4" w:space="0"/>
        </w:pBdr>
        <w:spacing w:line="360" w:lineRule="auto"/>
      </w:pPr>
      <w:r>
        <w:fldChar w:fldCharType="begin"/>
      </w:r>
      <w:r>
        <w:instrText xml:space="preserve"> INCLUDEPICTURE "C:\\Users\\zzzzzzca\\Documents\\Tencent Files\\1796090500\\Image\\C2C\\ME@%5RUVS2)`V2C5S7[0AN2.png" \* MERGEFORMATINET </w:instrText>
      </w:r>
      <w:r>
        <w:fldChar w:fldCharType="separate"/>
      </w:r>
      <w:r>
        <w:pict>
          <v:shape id="_x0000_i1043" o:spt="75" type="#_x0000_t75" style="height:223.5pt;width:259pt;" filled="f" o:preferrelative="t" stroked="f" coordsize="21600,21600">
            <v:path/>
            <v:fill on="f" focussize="0,0"/>
            <v:stroke on="f" joinstyle="miter"/>
            <v:imagedata r:id="rId41" r:href="rId42" o:title=""/>
            <o:lock v:ext="edit" aspectratio="t"/>
            <w10:wrap type="none"/>
            <w10:anchorlock/>
          </v:shape>
        </w:pict>
      </w:r>
      <w:r>
        <w:fldChar w:fldCharType="end"/>
      </w:r>
    </w:p>
    <w:p w14:paraId="48352CDA">
      <w:pPr>
        <w:pBdr>
          <w:bottom w:val="single" w:color="auto" w:sz="4" w:space="0"/>
        </w:pBdr>
        <w:spacing w:line="360" w:lineRule="auto"/>
      </w:pPr>
      <w:r>
        <w:t>分析：超额取钱了，抛出异常</w:t>
      </w:r>
    </w:p>
    <w:p w14:paraId="2276416C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hint="eastAsia" w:ascii="Times New Roman" w:hAnsi="Times New Roman" w:cs="Times New Roman"/>
          <w:sz w:val="24"/>
          <w:szCs w:val="24"/>
        </w:rPr>
        <w:t>）测试用例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hint="eastAsia" w:ascii="Times New Roman" w:hAnsi="Times New Roman" w:cs="Times New Roman"/>
          <w:sz w:val="24"/>
          <w:szCs w:val="24"/>
        </w:rPr>
        <w:t>：（点击进入下个月）</w:t>
      </w:r>
    </w:p>
    <w:p w14:paraId="22AB2382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输出截图：</w:t>
      </w:r>
    </w:p>
    <w:p w14:paraId="54D55377">
      <w:pPr>
        <w:pBdr>
          <w:bottom w:val="single" w:color="auto" w:sz="4" w:space="0"/>
        </w:pBdr>
        <w:spacing w:line="360" w:lineRule="auto"/>
      </w:pPr>
      <w:r>
        <w:fldChar w:fldCharType="begin"/>
      </w:r>
      <w:r>
        <w:instrText xml:space="preserve"> INCLUDEPICTURE "C:\\Users\\zzzzzzca\\Documents\\Tencent Files\\1796090500\\Image\\C2C\\QU~500S_Z4QIQBAFW7R}A8M.png" \* MERGEFORMATINET </w:instrText>
      </w:r>
      <w:r>
        <w:fldChar w:fldCharType="separate"/>
      </w:r>
      <w:r>
        <w:pict>
          <v:shape id="_x0000_i1044" o:spt="75" type="#_x0000_t75" style="height:192pt;width:223pt;" filled="f" o:preferrelative="t" stroked="f" coordsize="21600,21600">
            <v:path/>
            <v:fill on="f" focussize="0,0"/>
            <v:stroke on="f" joinstyle="miter"/>
            <v:imagedata r:id="rId43" r:href="rId44" o:title=""/>
            <o:lock v:ext="edit" aspectratio="t"/>
            <w10:wrap type="none"/>
            <w10:anchorlock/>
          </v:shape>
        </w:pict>
      </w:r>
      <w:r>
        <w:fldChar w:fldCharType="end"/>
      </w:r>
    </w:p>
    <w:p w14:paraId="304C4767">
      <w:pPr>
        <w:pBdr>
          <w:bottom w:val="single" w:color="auto" w:sz="4" w:space="0"/>
        </w:pBdr>
        <w:spacing w:line="360" w:lineRule="auto"/>
        <w:rPr>
          <w:rFonts w:hint="eastAsia"/>
        </w:rPr>
      </w:pPr>
      <w:r>
        <w:t>分析：右框有新输出</w:t>
      </w:r>
    </w:p>
    <w:p w14:paraId="5AFCCAA9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【功能</w:t>
      </w: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>：</w:t>
      </w:r>
      <w:r>
        <w:rPr>
          <w:rFonts w:hint="eastAsia"/>
          <w:szCs w:val="28"/>
        </w:rPr>
        <w:t>图形界面有当月还款的提示和收入支出统计</w:t>
      </w:r>
      <w:r>
        <w:rPr>
          <w:rFonts w:hint="eastAsia" w:ascii="Times New Roman" w:hAnsi="Times New Roman" w:cs="Times New Roman"/>
        </w:rPr>
        <w:t>】</w:t>
      </w:r>
    </w:p>
    <w:p w14:paraId="7F0EE3E8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1.</w: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设计</w:t>
      </w:r>
    </w:p>
    <w:p w14:paraId="059ADF21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在右侧框显示本月支出和本月收入，用一个函数来统计，并且调用qt的方法来显示在文本框上。</w:t>
      </w:r>
    </w:p>
    <w:p w14:paraId="665299C1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.实现</w:t>
      </w:r>
    </w:p>
    <w:p w14:paraId="732610BB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MainWindow::show_alert(){</w:t>
      </w:r>
    </w:p>
    <w:p w14:paraId="0FDC274A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double debt = 0;</w:t>
      </w:r>
    </w:p>
    <w:p w14:paraId="20746DDA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double income = 0, cost = 0;</w:t>
      </w:r>
    </w:p>
    <w:p w14:paraId="0C12A3D2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double debting;</w:t>
      </w:r>
    </w:p>
    <w:p w14:paraId="71D6C945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QString datenowdays = QString("当前日期 年: %1, 月: %2, 日: %3")</w:t>
      </w:r>
    </w:p>
    <w:p w14:paraId="3827C399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.arg(date.getYear())</w:t>
      </w:r>
    </w:p>
    <w:p w14:paraId="183D7C67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.arg(date.getMonth())</w:t>
      </w:r>
    </w:p>
    <w:p w14:paraId="3EFF87A8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.arg(date.getDay());</w:t>
      </w:r>
    </w:p>
    <w:p w14:paraId="5D808B92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koko-&gt;ui-&gt;textBrowser_nowdate-&gt;setText("");</w:t>
      </w:r>
    </w:p>
    <w:p w14:paraId="05C76F5A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koko-&gt;ui-&gt;textBrowser_nowdate-&gt;append(datenowdays);</w:t>
      </w:r>
    </w:p>
    <w:p w14:paraId="10757C19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for(unsigned int i=0; i &lt; accounts.size(); i++){</w:t>
      </w:r>
    </w:p>
    <w:p w14:paraId="67510901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if(accounts[i]-&gt;getUser() == Username.toStdString()){</w:t>
      </w:r>
    </w:p>
    <w:p w14:paraId="1F6D18F2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if(accounts[i]-&gt;s_c())</w:t>
      </w:r>
    </w:p>
    <w:p w14:paraId="143D82A4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    {//指回来类型信用卡c  1</w:t>
      </w:r>
    </w:p>
    <w:p w14:paraId="1032C039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debting=accounts[i]-&gt;get_debt();</w:t>
      </w:r>
    </w:p>
    <w:p w14:paraId="756D5F7C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if(debting&lt;0)</w:t>
      </w:r>
    </w:p>
    <w:p w14:paraId="7DD6D270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10167309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debt -= accounts[i]-&gt;get_debt();</w:t>
      </w:r>
    </w:p>
    <w:p w14:paraId="37869B8B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21CE37E7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26B2C48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1156C8A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8B55088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//cout &lt;&lt; date.getYear()&lt;&lt;date.getMonth()-1&lt;&lt;1</w:t>
      </w:r>
    </w:p>
    <w:p w14:paraId="153D4A55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income = Account::month_income(Date(date.getYear(),date.getMonth(),1),Date(date.getYear(),date.getMonth(),date.getMaxDay()),Username.toStdString());//收入</w:t>
      </w:r>
    </w:p>
    <w:p w14:paraId="101D9F4A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cost = Account::month_cost(Date(date.getYear(),date.getMonth(),1),Date(date.getYear(),date.getMonth(),date.getMaxDay()),Username.toStdString());//支出</w:t>
      </w:r>
    </w:p>
    <w:p w14:paraId="5BC3D8A3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koko-&gt;ui-&gt;textBrowser_account-&gt;append(QString::fromStdString("本月应还："+to_string(debt)+" 本月收入："+to_string(income)+" 本月支出"+to_string(cost)));</w:t>
      </w:r>
    </w:p>
    <w:p w14:paraId="3C4B094C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4C7FCE7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double Account::month_cost(Date day1, Date day2, string user){</w:t>
      </w:r>
    </w:p>
    <w:p w14:paraId="1CAF0B1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double cost = 0;</w:t>
      </w:r>
    </w:p>
    <w:p w14:paraId="1B90611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for(auto &amp; it : recordMap){</w:t>
      </w:r>
    </w:p>
    <w:p w14:paraId="455C05F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if(day1 &lt;= it.first &amp;&amp; day2 &gt;= it.first &amp;&amp; it.second.account-&gt;getUser() == user){</w:t>
      </w:r>
    </w:p>
    <w:p w14:paraId="403EB68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if(it.second.amount &lt; 0) cost -= it.second.amount;</w:t>
      </w:r>
    </w:p>
    <w:p w14:paraId="541BFAC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90F22A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5793AB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return cost;</w:t>
      </w:r>
    </w:p>
    <w:p w14:paraId="0CC31A1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7F5DB77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4FA0D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//本月收入 统计</w:t>
      </w:r>
    </w:p>
    <w:p w14:paraId="6FC123E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double Account::month_income(Date day1, Date day2, string user){</w:t>
      </w:r>
    </w:p>
    <w:p w14:paraId="04C54D8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double incomes = 0;</w:t>
      </w:r>
    </w:p>
    <w:p w14:paraId="79BB539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for(auto &amp; it : recordMap){</w:t>
      </w:r>
    </w:p>
    <w:p w14:paraId="5930004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if(day1 &lt;= it.first &amp;&amp; day2 &gt;=it.first   &amp;&amp; it.second.account-&gt;getUser() == user){</w:t>
      </w:r>
    </w:p>
    <w:p w14:paraId="5B90358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if(it.second.amount &gt; 0) incomes += it.second.amount;</w:t>
      </w:r>
    </w:p>
    <w:p w14:paraId="3F3A14C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E31174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743F11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return incomes;</w:t>
      </w:r>
    </w:p>
    <w:p w14:paraId="1F68DDF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1226BA42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.测试</w:t>
      </w:r>
    </w:p>
    <w:p w14:paraId="439B22C2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INCLUDEPICTURE "C:\\Users\\zzzzzzca\\AppData\\Roaming\\Tencent\\Users\\1796090500\\QQ\\WinTemp\\RichOle\\GKEP`$G4P`5U`2Q0O[L$D25.png" \* MERGEFORMATINET </w:instrText>
      </w:r>
      <w:r>
        <w:fldChar w:fldCharType="separate"/>
      </w:r>
      <w:r>
        <w:pict>
          <v:shape id="_x0000_i1045" o:spt="75" type="#_x0000_t75" style="height:300.5pt;width:349pt;" filled="f" o:preferrelative="t" stroked="f" coordsize="21600,21600">
            <v:path/>
            <v:fill on="f" focussize="0,0"/>
            <v:stroke on="f" joinstyle="miter"/>
            <v:imagedata r:id="rId45" r:href="rId46" o:title=""/>
            <o:lock v:ext="edit" aspectratio="t"/>
            <w10:wrap type="none"/>
            <w10:anchorlock/>
          </v:shape>
        </w:pict>
      </w:r>
      <w:r>
        <w:fldChar w:fldCharType="end"/>
      </w:r>
    </w:p>
    <w:p w14:paraId="0368C4B4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分析：进行天数的改动都会执行此代码在右框输出信息</w:t>
      </w:r>
    </w:p>
    <w:p w14:paraId="4BB290BB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【功能</w:t>
      </w:r>
      <w:r>
        <w:rPr>
          <w:rFonts w:ascii="Times New Roman" w:hAnsi="Times New Roman" w:cs="Times New Roman"/>
        </w:rPr>
        <w:t>5</w:t>
      </w:r>
      <w:r>
        <w:rPr>
          <w:rFonts w:hint="eastAsia" w:ascii="Times New Roman" w:hAnsi="Times New Roman" w:cs="Times New Roman"/>
        </w:rPr>
        <w:t>：</w:t>
      </w:r>
      <w:r>
        <w:rPr>
          <w:rFonts w:hint="eastAsia"/>
          <w:szCs w:val="28"/>
        </w:rPr>
        <w:t>可以查询某个月按照时间排序的账户查询信息</w:t>
      </w:r>
      <w:r>
        <w:rPr>
          <w:rFonts w:hint="eastAsia" w:ascii="Times New Roman" w:hAnsi="Times New Roman" w:cs="Times New Roman"/>
        </w:rPr>
        <w:t>】</w:t>
      </w:r>
    </w:p>
    <w:p w14:paraId="50848D5E">
      <w:pPr>
        <w:pStyle w:val="12"/>
        <w:numPr>
          <w:ilvl w:val="0"/>
          <w:numId w:val="4"/>
        </w:numPr>
        <w:pBdr>
          <w:bottom w:val="single" w:color="auto" w:sz="4" w:space="0"/>
        </w:pBd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设计：在bank</w:t>
      </w:r>
      <w:r>
        <w:rPr>
          <w:rFonts w:ascii="Times New Roman" w:hAnsi="Times New Roman" w:cs="Times New Roman"/>
          <w:sz w:val="24"/>
          <w:szCs w:val="24"/>
        </w:rPr>
        <w:t>1-6其实已有实现</w:t>
      </w:r>
      <w:r>
        <w:rPr>
          <w:rFonts w:hint="eastAsia" w:ascii="Times New Roman" w:hAnsi="Times New Roman" w:cs="Times New Roman"/>
          <w:sz w:val="24"/>
          <w:szCs w:val="24"/>
        </w:rPr>
        <w:t>时间输入为从qt提供的时间选择控件输入，然后点击时间查询账目，即可。</w:t>
      </w:r>
    </w:p>
    <w:p w14:paraId="57EDFE76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.实现</w:t>
      </w:r>
    </w:p>
    <w:p w14:paraId="026094FD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MainWindow::on_pushButton_querytime_clicked()</w:t>
      </w:r>
    </w:p>
    <w:p w14:paraId="0C603478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00D25AA2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querytype=0;</w:t>
      </w:r>
    </w:p>
    <w:p w14:paraId="349382FB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time1 = Date(ui-&gt;dateEdit1-&gt;date().year(), ui-&gt;dateEdit1-&gt;date().month(), ui-&gt;dateEdit1-&gt;date().day());</w:t>
      </w:r>
    </w:p>
    <w:p w14:paraId="5D6D67D1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time2 = Date(ui-&gt;dateEdit2-&gt;date().year(), ui-&gt;dateEdit2-&gt;date().month(), ui-&gt;dateEdit2-&gt;date().day());</w:t>
      </w:r>
    </w:p>
    <w:p w14:paraId="10527E5F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MainWindow::process('q');</w:t>
      </w:r>
    </w:p>
    <w:p w14:paraId="3AB15AF3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05D32D2C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</w:p>
    <w:p w14:paraId="508AE0C5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</w:p>
    <w:p w14:paraId="3F2F5879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.测试：查询从</w:t>
      </w:r>
      <w:r>
        <w:rPr>
          <w:rFonts w:hint="eastAsia"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007/12/29到</w:t>
      </w:r>
      <w:r>
        <w:rPr>
          <w:rFonts w:hint="eastAsia"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009/12/25</w:t>
      </w:r>
    </w:p>
    <w:p w14:paraId="2A6FDC99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输出截图：</w:t>
      </w:r>
    </w:p>
    <w:p w14:paraId="0475DC62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INCLUDEPICTURE "C:\\Users\\zzzzzzca\\Documents\\Tencent Files\\1796090500\\Image\\C2C\\OCEL$9`L{T$`ORT8YWCVYAP.png" \* MERGEFORMATINET </w:instrText>
      </w:r>
      <w:r>
        <w:fldChar w:fldCharType="separate"/>
      </w:r>
      <w:r>
        <w:pict>
          <v:shape id="_x0000_i1046" o:spt="75" type="#_x0000_t75" style="height:314.5pt;width:364.5pt;" filled="f" o:preferrelative="t" stroked="f" coordsize="21600,21600">
            <v:path/>
            <v:fill on="f" focussize="0,0"/>
            <v:stroke on="f" joinstyle="miter"/>
            <v:imagedata r:id="rId47" r:href="rId48" o:title=""/>
            <o:lock v:ext="edit" aspectratio="t"/>
            <w10:wrap type="none"/>
            <w10:anchorlock/>
          </v:shape>
        </w:pict>
      </w:r>
      <w:r>
        <w:fldChar w:fldCharType="end"/>
      </w:r>
    </w:p>
    <w:p w14:paraId="299DF671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分析：成功按时间查询</w:t>
      </w:r>
    </w:p>
    <w:p w14:paraId="405466A9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【功能</w:t>
      </w:r>
      <w:r>
        <w:rPr>
          <w:rFonts w:ascii="Times New Roman" w:hAnsi="Times New Roman" w:cs="Times New Roman"/>
        </w:rPr>
        <w:t>6</w:t>
      </w:r>
      <w:r>
        <w:rPr>
          <w:rFonts w:hint="eastAsia" w:ascii="Times New Roman" w:hAnsi="Times New Roman" w:cs="Times New Roman"/>
        </w:rPr>
        <w:t>：</w:t>
      </w:r>
      <w:r>
        <w:rPr>
          <w:rFonts w:hint="eastAsia"/>
          <w:szCs w:val="28"/>
        </w:rPr>
        <w:t>可以查询某个月按照交易金额排序的账户查询信息</w:t>
      </w:r>
      <w:r>
        <w:rPr>
          <w:rFonts w:hint="eastAsia" w:ascii="Times New Roman" w:hAnsi="Times New Roman" w:cs="Times New Roman"/>
        </w:rPr>
        <w:t>】</w:t>
      </w:r>
    </w:p>
    <w:p w14:paraId="42FC88C6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hint="eastAsia" w:ascii="Times New Roman" w:hAnsi="Times New Roman" w:cs="Times New Roman"/>
          <w:sz w:val="24"/>
          <w:szCs w:val="24"/>
        </w:rPr>
        <w:t>设计：与银行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hint="eastAsia" w:ascii="Times New Roman" w:hAnsi="Times New Roman" w:cs="Times New Roman"/>
          <w:sz w:val="24"/>
          <w:szCs w:val="24"/>
        </w:rPr>
        <w:t>～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hint="eastAsia" w:ascii="Times New Roman" w:hAnsi="Times New Roman" w:cs="Times New Roman"/>
          <w:sz w:val="24"/>
          <w:szCs w:val="24"/>
        </w:rPr>
        <w:t>的类似，但是时间输入改为了从qt提供的时间选择控件输入，然后点击金额查询账目，即可。</w:t>
      </w:r>
    </w:p>
    <w:p w14:paraId="06A986FF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.实现</w:t>
      </w:r>
    </w:p>
    <w:p w14:paraId="2634CF16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MainWindow::on_pushButton_querymoney_clicked()</w:t>
      </w:r>
    </w:p>
    <w:p w14:paraId="5A17AE8C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17DCF5CD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querytype=1;</w:t>
      </w:r>
    </w:p>
    <w:p w14:paraId="5A23B7EE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time1 = Date(ui-&gt;dateEdit1-&gt;date().year(), ui-&gt;dateEdit1-&gt;date().month(), ui-&gt;dateEdit1-&gt;date().day());</w:t>
      </w:r>
    </w:p>
    <w:p w14:paraId="4C4A2B54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time2 = Date(ui-&gt;dateEdit2-&gt;date().year(), ui-&gt;dateEdit2-&gt;date().month(), ui-&gt;dateEdit2-&gt;date().day());</w:t>
      </w:r>
    </w:p>
    <w:p w14:paraId="056003DB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MainWindow::process('q');</w:t>
      </w:r>
    </w:p>
    <w:p w14:paraId="2182E4E5">
      <w:pPr>
        <w:pBdr>
          <w:top w:val="single" w:color="auto" w:sz="4" w:space="1"/>
          <w:left w:val="single" w:color="auto" w:sz="4" w:space="4"/>
          <w:bottom w:val="single" w:color="auto" w:sz="4" w:space="0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44CBAC3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.测试：查询从</w:t>
      </w:r>
      <w:r>
        <w:rPr>
          <w:rFonts w:hint="eastAsia"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007/12/29到</w:t>
      </w:r>
      <w:r>
        <w:rPr>
          <w:rFonts w:hint="eastAsia"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009/12/25</w:t>
      </w:r>
    </w:p>
    <w:p w14:paraId="43C95360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输出截图：</w:t>
      </w:r>
    </w:p>
    <w:p w14:paraId="10FA4F47"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</w:rPr>
        <w:instrText xml:space="preserve"> INCLUDEPICTURE "C:\\Users\\zzzzzzca\\AppData\\Roaming\\Tencent\\Users\\1796090500\\QQ\\WinTemp\\RichOle\\6D07FEY{I63H7IL$8K]26$C.png" \* MERGEFORMATINET </w:instrText>
      </w:r>
      <w:r>
        <w:rPr>
          <w:rFonts w:ascii="宋体" w:hAnsi="宋体" w:eastAsia="宋体" w:cs="宋体"/>
          <w:kern w:val="0"/>
          <w:sz w:val="24"/>
          <w:szCs w:val="24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</w:rPr>
        <w:pict>
          <v:shape id="_x0000_i1047" o:spt="75" type="#_x0000_t75" style="height:275.5pt;width:320pt;" filled="f" o:preferrelative="t" stroked="f" coordsize="21600,21600">
            <v:path/>
            <v:fill on="f" focussize="0,0"/>
            <v:stroke on="f" joinstyle="miter"/>
            <v:imagedata r:id="rId49" r:href="rId50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24"/>
          <w:szCs w:val="24"/>
        </w:rPr>
        <w:fldChar w:fldCharType="end"/>
      </w:r>
    </w:p>
    <w:p w14:paraId="01862FB7"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分析：</w:t>
      </w:r>
      <w:r>
        <w:rPr>
          <w:rFonts w:ascii="Times New Roman" w:hAnsi="Times New Roman" w:cs="Times New Roman"/>
          <w:sz w:val="24"/>
          <w:szCs w:val="24"/>
        </w:rPr>
        <w:t>成功按交易金额查询</w:t>
      </w:r>
    </w:p>
    <w:p w14:paraId="0F2EFEA9">
      <w:pPr>
        <w:pBdr>
          <w:bottom w:val="single" w:color="auto" w:sz="4" w:space="0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290CF1">
      <w:pPr>
        <w:pBdr>
          <w:bottom w:val="single" w:color="auto" w:sz="4" w:space="0"/>
        </w:pBd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</w:p>
    <w:p w14:paraId="2D6994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63E651">
      <w:pPr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</w:p>
    <w:p w14:paraId="6DA7FA91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实验结论与感想</w:t>
      </w:r>
    </w:p>
    <w:p w14:paraId="20FAF64B">
      <w:pPr>
        <w:spacing w:line="360" w:lineRule="auto"/>
        <w:rPr>
          <w:rFonts w:hint="eastAsia"/>
          <w:sz w:val="24"/>
          <w:szCs w:val="28"/>
        </w:rPr>
      </w:pPr>
      <w:r>
        <w:rPr>
          <w:sz w:val="24"/>
          <w:szCs w:val="28"/>
        </w:rPr>
        <w:t>这个qt真是太有意思了，意外发现竟然原来是可以导入iostream和QSqlDatabase，锻炼我的C语言编写能力以及MySQL语句能力，同时以及文件的读写保存系统的运行也有一定了解（commands.txt）同时还有什么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TL模块也觉得收益匪浅能和数据库后端等等结合起来非常不错，同时自我学习能力也得到提高，在编程计算机语言这块也更加了解。</w:t>
      </w:r>
    </w:p>
    <w:p w14:paraId="68F7F576">
      <w:pPr>
        <w:spacing w:line="360" w:lineRule="auto"/>
        <w:rPr>
          <w:sz w:val="24"/>
          <w:szCs w:val="28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7C171EC">
    <w:pPr>
      <w:pStyle w:val="4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BC0F85"/>
    <w:multiLevelType w:val="multilevel"/>
    <w:tmpl w:val="36BC0F8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6237CB4"/>
    <w:multiLevelType w:val="multilevel"/>
    <w:tmpl w:val="46237CB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6282583"/>
    <w:multiLevelType w:val="multilevel"/>
    <w:tmpl w:val="4628258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9EB07EF"/>
    <w:multiLevelType w:val="multilevel"/>
    <w:tmpl w:val="49EB07E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Windows 用户">
    <w15:presenceInfo w15:providerId="None" w15:userId="Windows 用户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1E8"/>
    <w:rsid w:val="00056539"/>
    <w:rsid w:val="0007236B"/>
    <w:rsid w:val="00095710"/>
    <w:rsid w:val="00097A4B"/>
    <w:rsid w:val="001711E0"/>
    <w:rsid w:val="00197829"/>
    <w:rsid w:val="001D3DCD"/>
    <w:rsid w:val="00225E14"/>
    <w:rsid w:val="0022653F"/>
    <w:rsid w:val="0023484B"/>
    <w:rsid w:val="002A3718"/>
    <w:rsid w:val="002C0649"/>
    <w:rsid w:val="002C4E81"/>
    <w:rsid w:val="00302014"/>
    <w:rsid w:val="00306421"/>
    <w:rsid w:val="00306FC4"/>
    <w:rsid w:val="00337232"/>
    <w:rsid w:val="00366E56"/>
    <w:rsid w:val="00375E5A"/>
    <w:rsid w:val="003806E6"/>
    <w:rsid w:val="003C11DC"/>
    <w:rsid w:val="00441EAE"/>
    <w:rsid w:val="00451DBC"/>
    <w:rsid w:val="004752D5"/>
    <w:rsid w:val="00475F57"/>
    <w:rsid w:val="0048076F"/>
    <w:rsid w:val="00485353"/>
    <w:rsid w:val="004C104D"/>
    <w:rsid w:val="00514D1B"/>
    <w:rsid w:val="00530390"/>
    <w:rsid w:val="0053753B"/>
    <w:rsid w:val="00566226"/>
    <w:rsid w:val="005B30E7"/>
    <w:rsid w:val="005F5453"/>
    <w:rsid w:val="00643616"/>
    <w:rsid w:val="006A0F05"/>
    <w:rsid w:val="006A61E8"/>
    <w:rsid w:val="006B6655"/>
    <w:rsid w:val="006C08BD"/>
    <w:rsid w:val="006C09F2"/>
    <w:rsid w:val="006C1E59"/>
    <w:rsid w:val="006E5526"/>
    <w:rsid w:val="007D6A67"/>
    <w:rsid w:val="007E0F10"/>
    <w:rsid w:val="007E32BC"/>
    <w:rsid w:val="007F273B"/>
    <w:rsid w:val="007F3EBF"/>
    <w:rsid w:val="008772E4"/>
    <w:rsid w:val="008815F2"/>
    <w:rsid w:val="008C4A15"/>
    <w:rsid w:val="008C7603"/>
    <w:rsid w:val="008E3ED6"/>
    <w:rsid w:val="00926A1B"/>
    <w:rsid w:val="00931FA6"/>
    <w:rsid w:val="00941B64"/>
    <w:rsid w:val="00975373"/>
    <w:rsid w:val="009C70DC"/>
    <w:rsid w:val="009E5638"/>
    <w:rsid w:val="00A122E3"/>
    <w:rsid w:val="00A14CCB"/>
    <w:rsid w:val="00A3009B"/>
    <w:rsid w:val="00AD24EB"/>
    <w:rsid w:val="00AD7718"/>
    <w:rsid w:val="00B00FB6"/>
    <w:rsid w:val="00B057B6"/>
    <w:rsid w:val="00B20757"/>
    <w:rsid w:val="00B43F5E"/>
    <w:rsid w:val="00B749C1"/>
    <w:rsid w:val="00BE4C69"/>
    <w:rsid w:val="00C30CB0"/>
    <w:rsid w:val="00C64E13"/>
    <w:rsid w:val="00CA1A38"/>
    <w:rsid w:val="00CE08FF"/>
    <w:rsid w:val="00D265FB"/>
    <w:rsid w:val="00D44F37"/>
    <w:rsid w:val="00D564B8"/>
    <w:rsid w:val="00D90AB8"/>
    <w:rsid w:val="00D96B6D"/>
    <w:rsid w:val="00DE30C2"/>
    <w:rsid w:val="00DF62D1"/>
    <w:rsid w:val="00E10532"/>
    <w:rsid w:val="00E155C4"/>
    <w:rsid w:val="00E81CF1"/>
    <w:rsid w:val="00E96353"/>
    <w:rsid w:val="00EE14DB"/>
    <w:rsid w:val="00EF58EB"/>
    <w:rsid w:val="00F235CC"/>
    <w:rsid w:val="00F44011"/>
    <w:rsid w:val="00F64BA1"/>
    <w:rsid w:val="00F7635A"/>
    <w:rsid w:val="00FA460D"/>
    <w:rsid w:val="00FC43B7"/>
    <w:rsid w:val="00FC68F4"/>
    <w:rsid w:val="00FF5ED6"/>
    <w:rsid w:val="02914257"/>
    <w:rsid w:val="07D70AFF"/>
    <w:rsid w:val="0A585C3D"/>
    <w:rsid w:val="0C7F2CFB"/>
    <w:rsid w:val="0CB0742A"/>
    <w:rsid w:val="116B74E4"/>
    <w:rsid w:val="18653A4A"/>
    <w:rsid w:val="1AA06EAC"/>
    <w:rsid w:val="231D72E2"/>
    <w:rsid w:val="247B368F"/>
    <w:rsid w:val="29286FAD"/>
    <w:rsid w:val="2A145204"/>
    <w:rsid w:val="2A237BA9"/>
    <w:rsid w:val="2C3A5096"/>
    <w:rsid w:val="3AEB0B4C"/>
    <w:rsid w:val="3B391AC5"/>
    <w:rsid w:val="3C1E1D0F"/>
    <w:rsid w:val="3C9209D9"/>
    <w:rsid w:val="3F7F206A"/>
    <w:rsid w:val="419F65DC"/>
    <w:rsid w:val="45204402"/>
    <w:rsid w:val="483D5CD7"/>
    <w:rsid w:val="49DF08CD"/>
    <w:rsid w:val="4F7048DD"/>
    <w:rsid w:val="561D351A"/>
    <w:rsid w:val="58025A9A"/>
    <w:rsid w:val="5A022083"/>
    <w:rsid w:val="5BFD2F89"/>
    <w:rsid w:val="60D8070B"/>
    <w:rsid w:val="611D700A"/>
    <w:rsid w:val="636E1653"/>
    <w:rsid w:val="64B67A5C"/>
    <w:rsid w:val="6BF205A5"/>
    <w:rsid w:val="6D9D5AEC"/>
    <w:rsid w:val="6E3F309D"/>
    <w:rsid w:val="6EDE22D0"/>
    <w:rsid w:val="71053D1D"/>
    <w:rsid w:val="71120B13"/>
    <w:rsid w:val="72210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页眉 Char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Char"/>
    <w:basedOn w:val="7"/>
    <w:link w:val="3"/>
    <w:qFormat/>
    <w:uiPriority w:val="99"/>
    <w:rPr>
      <w:sz w:val="18"/>
      <w:szCs w:val="18"/>
    </w:rPr>
  </w:style>
  <w:style w:type="paragraph" w:customStyle="1" w:styleId="10">
    <w:name w:val="修订1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1">
    <w:name w:val="批注框文本 Char"/>
    <w:basedOn w:val="7"/>
    <w:link w:val="2"/>
    <w:semiHidden/>
    <w:qFormat/>
    <w:uiPriority w:val="99"/>
    <w:rPr>
      <w:sz w:val="18"/>
      <w:szCs w:val="18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file:///C:\Users\zzzzzzca\Documents\Tencent%2520Files\1796090500\Image\C2C\NHWYE2%2560KUANX$4YG9)~2VGC.png" TargetMode="External"/><Relationship Id="rId7" Type="http://schemas.openxmlformats.org/officeDocument/2006/relationships/image" Target="media/image2.png"/><Relationship Id="rId6" Type="http://schemas.openxmlformats.org/officeDocument/2006/relationships/image" Target="file:///C:\Users\zzzzzzca\Documents\Tencent%2520Files\1796090500\Image\C2C\%255b6)P%257bFNM4_P%255dPPPG_%257d10(Y9.png" TargetMode="External"/><Relationship Id="rId54" Type="http://schemas.microsoft.com/office/2011/relationships/people" Target="people.xml"/><Relationship Id="rId53" Type="http://schemas.openxmlformats.org/officeDocument/2006/relationships/fontTable" Target="fontTable.xml"/><Relationship Id="rId52" Type="http://schemas.openxmlformats.org/officeDocument/2006/relationships/customXml" Target="../customXml/item1.xml"/><Relationship Id="rId51" Type="http://schemas.openxmlformats.org/officeDocument/2006/relationships/numbering" Target="numbering.xml"/><Relationship Id="rId50" Type="http://schemas.openxmlformats.org/officeDocument/2006/relationships/image" Target="file:///C:\Users\zzzzzzca\AppData\Roaming\Tencent\Users\1796090500\QQ\WinTemp\RichOle\6D07FEY%257bI63H7IL$8K%255d26$C.png" TargetMode="External"/><Relationship Id="rId5" Type="http://schemas.openxmlformats.org/officeDocument/2006/relationships/image" Target="media/image1.png"/><Relationship Id="rId49" Type="http://schemas.openxmlformats.org/officeDocument/2006/relationships/image" Target="media/image23.png"/><Relationship Id="rId48" Type="http://schemas.openxmlformats.org/officeDocument/2006/relationships/image" Target="file:///C:\Users\zzzzzzca\Documents\Tencent%2520Files\1796090500\Image\C2C\OCEL$9%2560L%257bT$%2560ORT8YWCVYAP.png" TargetMode="External"/><Relationship Id="rId47" Type="http://schemas.openxmlformats.org/officeDocument/2006/relationships/image" Target="media/image22.png"/><Relationship Id="rId46" Type="http://schemas.openxmlformats.org/officeDocument/2006/relationships/image" Target="file:///C:\Users\zzzzzzca\AppData\Roaming\Tencent\Users\1796090500\QQ\WinTemp\RichOle\GKEP%2560$G4P%25605U%25602Q0O%255bL$D25.png" TargetMode="External"/><Relationship Id="rId45" Type="http://schemas.openxmlformats.org/officeDocument/2006/relationships/image" Target="media/image21.png"/><Relationship Id="rId44" Type="http://schemas.openxmlformats.org/officeDocument/2006/relationships/image" Target="file:///C:\Users\zzzzzzca\Documents\Tencent%2520Files\1796090500\Image\C2C\QU~500S_Z4QIQBAFW7R%257dA8M.png" TargetMode="External"/><Relationship Id="rId43" Type="http://schemas.openxmlformats.org/officeDocument/2006/relationships/image" Target="media/image20.png"/><Relationship Id="rId42" Type="http://schemas.openxmlformats.org/officeDocument/2006/relationships/image" Target="file:///C:\Users\zzzzzzca\Documents\Tencent%2520Files\1796090500\Image\C2C\ME@%25255RUVS2)%2560V2C5S7%255b0AN2.png" TargetMode="External"/><Relationship Id="rId41" Type="http://schemas.openxmlformats.org/officeDocument/2006/relationships/image" Target="media/image19.png"/><Relationship Id="rId40" Type="http://schemas.openxmlformats.org/officeDocument/2006/relationships/image" Target="file:///C:\Users\zzzzzzca\Documents\Tencent%2520Files\1796090500\Image\C2C\%2560Q%2525IYVSI3H9@4)SM%2560%257d5%255b%255dQP.png" TargetMode="External"/><Relationship Id="rId4" Type="http://schemas.openxmlformats.org/officeDocument/2006/relationships/theme" Target="theme/theme1.xml"/><Relationship Id="rId39" Type="http://schemas.openxmlformats.org/officeDocument/2006/relationships/image" Target="media/image18.png"/><Relationship Id="rId38" Type="http://schemas.openxmlformats.org/officeDocument/2006/relationships/image" Target="file:///C:\Users\zzzzzzca\Documents\Tencent%2520Files\1796090500\Image\C2C\%2560A7%257b20XE%25254S388KWF@VMXRF.png" TargetMode="External"/><Relationship Id="rId37" Type="http://schemas.openxmlformats.org/officeDocument/2006/relationships/image" Target="media/image17.png"/><Relationship Id="rId36" Type="http://schemas.openxmlformats.org/officeDocument/2006/relationships/image" Target="file:///C:\Users\zzzzzzca\Documents\Tencent%2520Files\1796090500\Image\C2C\6JG8P8L~DU~%2525%255dRCLKH6%2560R(V.png" TargetMode="External"/><Relationship Id="rId35" Type="http://schemas.openxmlformats.org/officeDocument/2006/relationships/image" Target="media/image16.png"/><Relationship Id="rId34" Type="http://schemas.openxmlformats.org/officeDocument/2006/relationships/image" Target="file:///C:\Users\zzzzzzca\Documents\Tencent%2520Files\1796090500\Image\C2C\)2V%257d%2525KRB@OK3QNI17LKF09I.png" TargetMode="External"/><Relationship Id="rId33" Type="http://schemas.openxmlformats.org/officeDocument/2006/relationships/image" Target="media/image15.png"/><Relationship Id="rId32" Type="http://schemas.openxmlformats.org/officeDocument/2006/relationships/image" Target="file:///C:\Users\zzzzzzca\Documents\Tencent%2520Files\1796090500\Image\C2C\IY6_O9HQ0%255b9LSA0%25606B%255bJ)82.png" TargetMode="External"/><Relationship Id="rId31" Type="http://schemas.openxmlformats.org/officeDocument/2006/relationships/image" Target="media/image14.png"/><Relationship Id="rId30" Type="http://schemas.openxmlformats.org/officeDocument/2006/relationships/image" Target="file:///C:\Users\zzzzzzca\Documents\Tencent%2520Files\1796090500\Image\C2C\%255d%255dIUCE%257b0JS70(2%255b7IZQED7S.png" TargetMode="External"/><Relationship Id="rId3" Type="http://schemas.openxmlformats.org/officeDocument/2006/relationships/header" Target="header1.xml"/><Relationship Id="rId29" Type="http://schemas.openxmlformats.org/officeDocument/2006/relationships/image" Target="media/image13.png"/><Relationship Id="rId28" Type="http://schemas.openxmlformats.org/officeDocument/2006/relationships/image" Target="file:///C:\Users\zzzzzzca\Documents\Tencent%2520Files\1796090500\Image\C2C\MUGDAEZ_Q4BE60_1AME%255b3PY.png" TargetMode="External"/><Relationship Id="rId27" Type="http://schemas.openxmlformats.org/officeDocument/2006/relationships/image" Target="media/image12.png"/><Relationship Id="rId26" Type="http://schemas.openxmlformats.org/officeDocument/2006/relationships/image" Target="file:///C:\Users\zzzzzzca\Documents\Tencent%2520Files\1796090500\Image\C2C\FX0)W0_%25601DJH%2525B$%2525%255d%255dNE2QV.png" TargetMode="External"/><Relationship Id="rId25" Type="http://schemas.openxmlformats.org/officeDocument/2006/relationships/image" Target="media/image11.png"/><Relationship Id="rId24" Type="http://schemas.openxmlformats.org/officeDocument/2006/relationships/image" Target="file:///C:\Users\zzzzzzca\Documents\Tencent%2520Files\1796090500\Image\C2C\M20OQOWZP%257b93G4UX08SO6ZJ.png" TargetMode="External"/><Relationship Id="rId23" Type="http://schemas.openxmlformats.org/officeDocument/2006/relationships/image" Target="media/image10.png"/><Relationship Id="rId22" Type="http://schemas.openxmlformats.org/officeDocument/2006/relationships/image" Target="file:///C:\Users\zzzzzzca\Documents\Tencent%2520Files\1796090500\Image\C2C\R2%257bNRS4GY4%255b%255dT2$_V6HF%257b%2560U.png" TargetMode="External"/><Relationship Id="rId21" Type="http://schemas.openxmlformats.org/officeDocument/2006/relationships/image" Target="media/image9.png"/><Relationship Id="rId20" Type="http://schemas.openxmlformats.org/officeDocument/2006/relationships/image" Target="file:///C:\Users\zzzzzzca\Documents\Tencent%2520Files\1796090500\Image\C2C\3X%2560U9TJNR%257dKY2DF2O8~LUTS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file:///C:\Users\zzzzzzca\Documents\Tencent%2520Files\1796090500\Image\C2C\3F_ST58Z6PPZB%2525%255bFGUKQ%255b@X.png" TargetMode="External"/><Relationship Id="rId17" Type="http://schemas.openxmlformats.org/officeDocument/2006/relationships/image" Target="media/image7.png"/><Relationship Id="rId16" Type="http://schemas.openxmlformats.org/officeDocument/2006/relationships/image" Target="file:///C:\Users\zzzzzzca\Documents\Tencent%2520Files\1796090500\Image\C2C\$5A2R2%257b669XXMKS9TOW72_5.png" TargetMode="External"/><Relationship Id="rId15" Type="http://schemas.openxmlformats.org/officeDocument/2006/relationships/image" Target="media/image6.png"/><Relationship Id="rId14" Type="http://schemas.openxmlformats.org/officeDocument/2006/relationships/image" Target="file:///C:\Users\zzzzzzca\Documents\Tencent%2520Files\1796090500\Image\C2C\%2560RD7QNLKJSW8O08XZFTOV$C.png" TargetMode="External"/><Relationship Id="rId13" Type="http://schemas.openxmlformats.org/officeDocument/2006/relationships/image" Target="media/image5.png"/><Relationship Id="rId12" Type="http://schemas.openxmlformats.org/officeDocument/2006/relationships/image" Target="file:///C:\Users\zzzzzzca\Documents\Tencent%2520Files\1796090500\Image\C2C\%255bHRHF(ZAZ%257d4543U6VOW%2560ZCQ.png" TargetMode="External"/><Relationship Id="rId11" Type="http://schemas.openxmlformats.org/officeDocument/2006/relationships/image" Target="media/image4.png"/><Relationship Id="rId10" Type="http://schemas.openxmlformats.org/officeDocument/2006/relationships/image" Target="file:///C:\Users\zzzzzzca\Documents\Tencent%2520Files\1796090500\Image\C2C\5U(C6RQ)%2525IO%257dI%2525%257d2C6F628B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A72C42-2BDA-4FDF-BC91-4AF1D67AD45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58</Pages>
  <Words>694</Words>
  <Characters>1624</Characters>
  <Lines>287</Lines>
  <Paragraphs>80</Paragraphs>
  <TotalTime>242</TotalTime>
  <ScaleCrop>false</ScaleCrop>
  <LinksUpToDate>false</LinksUpToDate>
  <CharactersWithSpaces>1858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2018-04-12T02:29:00Z</dcterms:created>
  <dc:creator>仁霖</dc:creator>
  <cp:lastModifiedBy>WPS_1683985936</cp:lastModifiedBy>
  <dcterms:modified xsi:type="dcterms:W3CDTF">2025-03-06T14:16:13Z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eyJoZGlkIjoiZjc1YTM1M2Y5MGFjNDVkYWZhYjMxZGMwNjlkZmJkNWEiLCJ1c2VySWQiOiIxNDkyNzg4NTA1In0=</vt:lpwstr>
  </property>
  <property fmtid="{D5CDD505-2E9C-101B-9397-08002B2CF9AE}" pid="4" name="ICV">
    <vt:lpwstr>CB4582D94934491A94244DCE0514F675_12</vt:lpwstr>
  </property>
</Properties>
</file>